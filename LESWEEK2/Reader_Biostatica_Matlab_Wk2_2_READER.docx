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B22914" w14:paraId="12179AAE" w14:textId="77777777">
                                  <w:trPr>
                                    <w:jc w:val="center"/>
                                  </w:trPr>
                                  <w:tc>
                                    <w:tcPr>
                                      <w:tcW w:w="2568" w:type="pct"/>
                                      <w:vAlign w:val="center"/>
                                    </w:tcPr>
                                    <w:p w14:paraId="08C7530B" w14:textId="77777777" w:rsidR="00B22914" w:rsidRDefault="00B22914"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B22914" w:rsidRDefault="00B22914">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B22914" w:rsidRDefault="00B22914"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B22914" w:rsidRDefault="00B22914" w:rsidP="00D75B78">
                                      <w:pPr>
                                        <w:pStyle w:val="Geenafstand"/>
                                        <w:jc w:val="right"/>
                                        <w:rPr>
                                          <w:color w:val="ED7D31" w:themeColor="accent2"/>
                                          <w:sz w:val="26"/>
                                          <w:szCs w:val="26"/>
                                        </w:rPr>
                                      </w:pPr>
                                    </w:p>
                                    <w:p w14:paraId="5CA6673C" w14:textId="77777777" w:rsidR="00B22914" w:rsidRDefault="00B22914" w:rsidP="00D75B78">
                                      <w:pPr>
                                        <w:pStyle w:val="Geenafstand"/>
                                        <w:jc w:val="right"/>
                                        <w:rPr>
                                          <w:color w:val="ED7D31" w:themeColor="accent2"/>
                                          <w:sz w:val="26"/>
                                          <w:szCs w:val="26"/>
                                        </w:rPr>
                                      </w:pPr>
                                    </w:p>
                                    <w:p w14:paraId="76D34F25" w14:textId="77777777" w:rsidR="00B22914" w:rsidRDefault="00B22914" w:rsidP="00D75B78">
                                      <w:pPr>
                                        <w:pStyle w:val="Geenafstand"/>
                                        <w:jc w:val="right"/>
                                        <w:rPr>
                                          <w:color w:val="ED7D31" w:themeColor="accent2"/>
                                          <w:sz w:val="26"/>
                                          <w:szCs w:val="26"/>
                                        </w:rPr>
                                      </w:pPr>
                                    </w:p>
                                    <w:p w14:paraId="2390434B" w14:textId="77777777" w:rsidR="00B22914" w:rsidRDefault="00B22914" w:rsidP="00D75B78">
                                      <w:pPr>
                                        <w:pStyle w:val="Geenafstand"/>
                                        <w:jc w:val="right"/>
                                        <w:rPr>
                                          <w:color w:val="ED7D31" w:themeColor="accent2"/>
                                          <w:sz w:val="26"/>
                                          <w:szCs w:val="26"/>
                                        </w:rPr>
                                      </w:pPr>
                                    </w:p>
                                    <w:p w14:paraId="707249AB" w14:textId="77777777" w:rsidR="00B22914" w:rsidRDefault="00B22914" w:rsidP="00D75B78">
                                      <w:pPr>
                                        <w:pStyle w:val="Geenafstand"/>
                                        <w:jc w:val="right"/>
                                        <w:rPr>
                                          <w:color w:val="ED7D31" w:themeColor="accent2"/>
                                          <w:sz w:val="26"/>
                                          <w:szCs w:val="26"/>
                                        </w:rPr>
                                      </w:pPr>
                                    </w:p>
                                    <w:p w14:paraId="6B811284" w14:textId="77777777" w:rsidR="00B22914" w:rsidRDefault="00B22914" w:rsidP="00D75B78">
                                      <w:pPr>
                                        <w:pStyle w:val="Geenafstand"/>
                                        <w:jc w:val="right"/>
                                        <w:rPr>
                                          <w:color w:val="ED7D31" w:themeColor="accent2"/>
                                          <w:sz w:val="26"/>
                                          <w:szCs w:val="26"/>
                                        </w:rPr>
                                      </w:pPr>
                                    </w:p>
                                    <w:p w14:paraId="51B03349" w14:textId="77777777" w:rsidR="00B22914" w:rsidRDefault="00B22914" w:rsidP="00D75B78">
                                      <w:pPr>
                                        <w:pStyle w:val="Geenafstand"/>
                                        <w:jc w:val="right"/>
                                        <w:rPr>
                                          <w:color w:val="ED7D31" w:themeColor="accent2"/>
                                          <w:sz w:val="26"/>
                                          <w:szCs w:val="26"/>
                                        </w:rPr>
                                      </w:pPr>
                                    </w:p>
                                    <w:p w14:paraId="6FAC4F8F" w14:textId="77777777" w:rsidR="00B22914" w:rsidRDefault="00B22914" w:rsidP="00D75B78">
                                      <w:pPr>
                                        <w:pStyle w:val="Geenafstand"/>
                                        <w:jc w:val="right"/>
                                        <w:rPr>
                                          <w:color w:val="ED7D31" w:themeColor="accent2"/>
                                          <w:sz w:val="26"/>
                                          <w:szCs w:val="26"/>
                                        </w:rPr>
                                      </w:pPr>
                                    </w:p>
                                    <w:p w14:paraId="40750B33" w14:textId="77777777" w:rsidR="00B22914" w:rsidRDefault="00B22914" w:rsidP="00D75B78">
                                      <w:pPr>
                                        <w:pStyle w:val="Geenafstand"/>
                                        <w:jc w:val="right"/>
                                        <w:rPr>
                                          <w:color w:val="ED7D31" w:themeColor="accent2"/>
                                          <w:sz w:val="26"/>
                                          <w:szCs w:val="26"/>
                                        </w:rPr>
                                      </w:pPr>
                                    </w:p>
                                    <w:p w14:paraId="653B6CE1" w14:textId="77777777" w:rsidR="00B22914" w:rsidRDefault="00B22914" w:rsidP="00D75B78">
                                      <w:pPr>
                                        <w:pStyle w:val="Geenafstand"/>
                                        <w:jc w:val="right"/>
                                        <w:rPr>
                                          <w:color w:val="ED7D31" w:themeColor="accent2"/>
                                          <w:sz w:val="26"/>
                                          <w:szCs w:val="26"/>
                                        </w:rPr>
                                      </w:pPr>
                                    </w:p>
                                    <w:p w14:paraId="33CCED46" w14:textId="77777777" w:rsidR="00B22914" w:rsidRDefault="00B22914" w:rsidP="00D75B78">
                                      <w:pPr>
                                        <w:pStyle w:val="Geenafstand"/>
                                        <w:jc w:val="right"/>
                                        <w:rPr>
                                          <w:color w:val="ED7D31" w:themeColor="accent2"/>
                                          <w:sz w:val="26"/>
                                          <w:szCs w:val="26"/>
                                        </w:rPr>
                                      </w:pPr>
                                    </w:p>
                                    <w:p w14:paraId="57B761BB" w14:textId="77777777" w:rsidR="00B22914" w:rsidRDefault="00B22914" w:rsidP="00D75B78">
                                      <w:pPr>
                                        <w:pStyle w:val="Geenafstand"/>
                                        <w:jc w:val="right"/>
                                        <w:rPr>
                                          <w:color w:val="ED7D31" w:themeColor="accent2"/>
                                          <w:sz w:val="26"/>
                                          <w:szCs w:val="26"/>
                                        </w:rPr>
                                      </w:pPr>
                                    </w:p>
                                    <w:p w14:paraId="312D31D4" w14:textId="77777777" w:rsidR="00B22914" w:rsidRDefault="00B22914" w:rsidP="00D75B78">
                                      <w:pPr>
                                        <w:pStyle w:val="Geenafstand"/>
                                        <w:jc w:val="right"/>
                                        <w:rPr>
                                          <w:color w:val="ED7D31" w:themeColor="accent2"/>
                                          <w:sz w:val="26"/>
                                          <w:szCs w:val="26"/>
                                        </w:rPr>
                                      </w:pPr>
                                    </w:p>
                                    <w:p w14:paraId="2DDD6543" w14:textId="77777777" w:rsidR="00B22914" w:rsidRDefault="00B22914" w:rsidP="00D75B78">
                                      <w:pPr>
                                        <w:pStyle w:val="Geenafstand"/>
                                        <w:jc w:val="right"/>
                                        <w:rPr>
                                          <w:color w:val="ED7D31" w:themeColor="accent2"/>
                                          <w:sz w:val="26"/>
                                          <w:szCs w:val="26"/>
                                        </w:rPr>
                                      </w:pPr>
                                    </w:p>
                                    <w:p w14:paraId="21828D9D" w14:textId="77777777" w:rsidR="00B22914" w:rsidRDefault="00B22914" w:rsidP="00D75B78">
                                      <w:pPr>
                                        <w:pStyle w:val="Geenafstand"/>
                                        <w:jc w:val="right"/>
                                        <w:rPr>
                                          <w:color w:val="ED7D31" w:themeColor="accent2"/>
                                          <w:sz w:val="26"/>
                                          <w:szCs w:val="26"/>
                                        </w:rPr>
                                      </w:pPr>
                                    </w:p>
                                    <w:p w14:paraId="287F8472" w14:textId="77777777" w:rsidR="00B22914" w:rsidRDefault="00B22914" w:rsidP="00D75B78">
                                      <w:pPr>
                                        <w:pStyle w:val="Geenafstand"/>
                                        <w:jc w:val="right"/>
                                        <w:rPr>
                                          <w:color w:val="ED7D31" w:themeColor="accent2"/>
                                          <w:sz w:val="26"/>
                                          <w:szCs w:val="26"/>
                                        </w:rPr>
                                      </w:pPr>
                                    </w:p>
                                    <w:p w14:paraId="3F08DD09" w14:textId="77777777" w:rsidR="00B22914" w:rsidRDefault="00B22914" w:rsidP="00D75B78">
                                      <w:pPr>
                                        <w:pStyle w:val="Geenafstand"/>
                                        <w:jc w:val="right"/>
                                        <w:rPr>
                                          <w:color w:val="ED7D31" w:themeColor="accent2"/>
                                          <w:sz w:val="26"/>
                                          <w:szCs w:val="26"/>
                                        </w:rPr>
                                      </w:pPr>
                                    </w:p>
                                    <w:p w14:paraId="52147105" w14:textId="77777777" w:rsidR="00B22914" w:rsidRDefault="00B22914"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B22914" w:rsidRDefault="00B22914"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B22914" w:rsidRDefault="00B22914">
                                      <w:pPr>
                                        <w:jc w:val="right"/>
                                      </w:pPr>
                                    </w:p>
                                    <w:p w14:paraId="247F2A37" w14:textId="77777777" w:rsidR="00B22914" w:rsidRDefault="00B22914" w:rsidP="004D00DB">
                                      <w:pPr>
                                        <w:jc w:val="right"/>
                                        <w:rPr>
                                          <w:sz w:val="24"/>
                                          <w:szCs w:val="24"/>
                                        </w:rPr>
                                      </w:pPr>
                                    </w:p>
                                  </w:tc>
                                  <w:tc>
                                    <w:tcPr>
                                      <w:tcW w:w="2432" w:type="pct"/>
                                      <w:vAlign w:val="center"/>
                                    </w:tcPr>
                                    <w:p w14:paraId="3D8342D1" w14:textId="77777777" w:rsidR="00B22914" w:rsidRDefault="00B22914" w:rsidP="00D75B78">
                                      <w:pPr>
                                        <w:rPr>
                                          <w:color w:val="000000" w:themeColor="text1"/>
                                        </w:rPr>
                                      </w:pPr>
                                    </w:p>
                                    <w:p w14:paraId="6FA726A9" w14:textId="77777777" w:rsidR="00B22914" w:rsidRDefault="00B22914"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B22914" w:rsidRDefault="00B22914"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sidRPr="00D75B78">
                                            <w:rPr>
                                              <w:color w:val="ED7D31" w:themeColor="accent2"/>
                                              <w:sz w:val="72"/>
                                              <w:szCs w:val="26"/>
                                            </w:rPr>
                                            <w:t>Matlab</w:t>
                                          </w:r>
                                          <w:proofErr w:type="spellEnd"/>
                                          <w:r>
                                            <w:rPr>
                                              <w:color w:val="ED7D31" w:themeColor="accent2"/>
                                              <w:sz w:val="72"/>
                                              <w:szCs w:val="26"/>
                                            </w:rPr>
                                            <w:t xml:space="preserve"> Wk2.2</w:t>
                                          </w:r>
                                        </w:sdtContent>
                                      </w:sdt>
                                    </w:p>
                                    <w:p w14:paraId="137BDE9B" w14:textId="77777777" w:rsidR="00B22914" w:rsidRDefault="00B22914" w:rsidP="00D75B78">
                                      <w:pPr>
                                        <w:pStyle w:val="Geenafstand"/>
                                      </w:pPr>
                                    </w:p>
                                  </w:tc>
                                </w:tr>
                              </w:tbl>
                              <w:p w14:paraId="2E95CBCB" w14:textId="77777777" w:rsidR="00B22914" w:rsidRDefault="00B2291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B22914" w14:paraId="12179AAE" w14:textId="77777777">
                            <w:trPr>
                              <w:jc w:val="center"/>
                            </w:trPr>
                            <w:tc>
                              <w:tcPr>
                                <w:tcW w:w="2568" w:type="pct"/>
                                <w:vAlign w:val="center"/>
                              </w:tcPr>
                              <w:p w14:paraId="08C7530B" w14:textId="77777777" w:rsidR="00B22914" w:rsidRDefault="00B22914"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B22914" w:rsidRDefault="00B22914">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0D0CF435" w14:textId="77777777" w:rsidR="00B22914" w:rsidRDefault="00B22914"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B22914" w:rsidRDefault="00B22914" w:rsidP="00D75B78">
                                <w:pPr>
                                  <w:pStyle w:val="Geenafstand"/>
                                  <w:jc w:val="right"/>
                                  <w:rPr>
                                    <w:color w:val="ED7D31" w:themeColor="accent2"/>
                                    <w:sz w:val="26"/>
                                    <w:szCs w:val="26"/>
                                  </w:rPr>
                                </w:pPr>
                              </w:p>
                              <w:p w14:paraId="5CA6673C" w14:textId="77777777" w:rsidR="00B22914" w:rsidRDefault="00B22914" w:rsidP="00D75B78">
                                <w:pPr>
                                  <w:pStyle w:val="Geenafstand"/>
                                  <w:jc w:val="right"/>
                                  <w:rPr>
                                    <w:color w:val="ED7D31" w:themeColor="accent2"/>
                                    <w:sz w:val="26"/>
                                    <w:szCs w:val="26"/>
                                  </w:rPr>
                                </w:pPr>
                              </w:p>
                              <w:p w14:paraId="76D34F25" w14:textId="77777777" w:rsidR="00B22914" w:rsidRDefault="00B22914" w:rsidP="00D75B78">
                                <w:pPr>
                                  <w:pStyle w:val="Geenafstand"/>
                                  <w:jc w:val="right"/>
                                  <w:rPr>
                                    <w:color w:val="ED7D31" w:themeColor="accent2"/>
                                    <w:sz w:val="26"/>
                                    <w:szCs w:val="26"/>
                                  </w:rPr>
                                </w:pPr>
                              </w:p>
                              <w:p w14:paraId="2390434B" w14:textId="77777777" w:rsidR="00B22914" w:rsidRDefault="00B22914" w:rsidP="00D75B78">
                                <w:pPr>
                                  <w:pStyle w:val="Geenafstand"/>
                                  <w:jc w:val="right"/>
                                  <w:rPr>
                                    <w:color w:val="ED7D31" w:themeColor="accent2"/>
                                    <w:sz w:val="26"/>
                                    <w:szCs w:val="26"/>
                                  </w:rPr>
                                </w:pPr>
                              </w:p>
                              <w:p w14:paraId="707249AB" w14:textId="77777777" w:rsidR="00B22914" w:rsidRDefault="00B22914" w:rsidP="00D75B78">
                                <w:pPr>
                                  <w:pStyle w:val="Geenafstand"/>
                                  <w:jc w:val="right"/>
                                  <w:rPr>
                                    <w:color w:val="ED7D31" w:themeColor="accent2"/>
                                    <w:sz w:val="26"/>
                                    <w:szCs w:val="26"/>
                                  </w:rPr>
                                </w:pPr>
                              </w:p>
                              <w:p w14:paraId="6B811284" w14:textId="77777777" w:rsidR="00B22914" w:rsidRDefault="00B22914" w:rsidP="00D75B78">
                                <w:pPr>
                                  <w:pStyle w:val="Geenafstand"/>
                                  <w:jc w:val="right"/>
                                  <w:rPr>
                                    <w:color w:val="ED7D31" w:themeColor="accent2"/>
                                    <w:sz w:val="26"/>
                                    <w:szCs w:val="26"/>
                                  </w:rPr>
                                </w:pPr>
                              </w:p>
                              <w:p w14:paraId="51B03349" w14:textId="77777777" w:rsidR="00B22914" w:rsidRDefault="00B22914" w:rsidP="00D75B78">
                                <w:pPr>
                                  <w:pStyle w:val="Geenafstand"/>
                                  <w:jc w:val="right"/>
                                  <w:rPr>
                                    <w:color w:val="ED7D31" w:themeColor="accent2"/>
                                    <w:sz w:val="26"/>
                                    <w:szCs w:val="26"/>
                                  </w:rPr>
                                </w:pPr>
                              </w:p>
                              <w:p w14:paraId="6FAC4F8F" w14:textId="77777777" w:rsidR="00B22914" w:rsidRDefault="00B22914" w:rsidP="00D75B78">
                                <w:pPr>
                                  <w:pStyle w:val="Geenafstand"/>
                                  <w:jc w:val="right"/>
                                  <w:rPr>
                                    <w:color w:val="ED7D31" w:themeColor="accent2"/>
                                    <w:sz w:val="26"/>
                                    <w:szCs w:val="26"/>
                                  </w:rPr>
                                </w:pPr>
                              </w:p>
                              <w:p w14:paraId="40750B33" w14:textId="77777777" w:rsidR="00B22914" w:rsidRDefault="00B22914" w:rsidP="00D75B78">
                                <w:pPr>
                                  <w:pStyle w:val="Geenafstand"/>
                                  <w:jc w:val="right"/>
                                  <w:rPr>
                                    <w:color w:val="ED7D31" w:themeColor="accent2"/>
                                    <w:sz w:val="26"/>
                                    <w:szCs w:val="26"/>
                                  </w:rPr>
                                </w:pPr>
                              </w:p>
                              <w:p w14:paraId="653B6CE1" w14:textId="77777777" w:rsidR="00B22914" w:rsidRDefault="00B22914" w:rsidP="00D75B78">
                                <w:pPr>
                                  <w:pStyle w:val="Geenafstand"/>
                                  <w:jc w:val="right"/>
                                  <w:rPr>
                                    <w:color w:val="ED7D31" w:themeColor="accent2"/>
                                    <w:sz w:val="26"/>
                                    <w:szCs w:val="26"/>
                                  </w:rPr>
                                </w:pPr>
                              </w:p>
                              <w:p w14:paraId="33CCED46" w14:textId="77777777" w:rsidR="00B22914" w:rsidRDefault="00B22914" w:rsidP="00D75B78">
                                <w:pPr>
                                  <w:pStyle w:val="Geenafstand"/>
                                  <w:jc w:val="right"/>
                                  <w:rPr>
                                    <w:color w:val="ED7D31" w:themeColor="accent2"/>
                                    <w:sz w:val="26"/>
                                    <w:szCs w:val="26"/>
                                  </w:rPr>
                                </w:pPr>
                              </w:p>
                              <w:p w14:paraId="57B761BB" w14:textId="77777777" w:rsidR="00B22914" w:rsidRDefault="00B22914" w:rsidP="00D75B78">
                                <w:pPr>
                                  <w:pStyle w:val="Geenafstand"/>
                                  <w:jc w:val="right"/>
                                  <w:rPr>
                                    <w:color w:val="ED7D31" w:themeColor="accent2"/>
                                    <w:sz w:val="26"/>
                                    <w:szCs w:val="26"/>
                                  </w:rPr>
                                </w:pPr>
                              </w:p>
                              <w:p w14:paraId="312D31D4" w14:textId="77777777" w:rsidR="00B22914" w:rsidRDefault="00B22914" w:rsidP="00D75B78">
                                <w:pPr>
                                  <w:pStyle w:val="Geenafstand"/>
                                  <w:jc w:val="right"/>
                                  <w:rPr>
                                    <w:color w:val="ED7D31" w:themeColor="accent2"/>
                                    <w:sz w:val="26"/>
                                    <w:szCs w:val="26"/>
                                  </w:rPr>
                                </w:pPr>
                              </w:p>
                              <w:p w14:paraId="2DDD6543" w14:textId="77777777" w:rsidR="00B22914" w:rsidRDefault="00B22914" w:rsidP="00D75B78">
                                <w:pPr>
                                  <w:pStyle w:val="Geenafstand"/>
                                  <w:jc w:val="right"/>
                                  <w:rPr>
                                    <w:color w:val="ED7D31" w:themeColor="accent2"/>
                                    <w:sz w:val="26"/>
                                    <w:szCs w:val="26"/>
                                  </w:rPr>
                                </w:pPr>
                              </w:p>
                              <w:p w14:paraId="21828D9D" w14:textId="77777777" w:rsidR="00B22914" w:rsidRDefault="00B22914" w:rsidP="00D75B78">
                                <w:pPr>
                                  <w:pStyle w:val="Geenafstand"/>
                                  <w:jc w:val="right"/>
                                  <w:rPr>
                                    <w:color w:val="ED7D31" w:themeColor="accent2"/>
                                    <w:sz w:val="26"/>
                                    <w:szCs w:val="26"/>
                                  </w:rPr>
                                </w:pPr>
                              </w:p>
                              <w:p w14:paraId="287F8472" w14:textId="77777777" w:rsidR="00B22914" w:rsidRDefault="00B22914" w:rsidP="00D75B78">
                                <w:pPr>
                                  <w:pStyle w:val="Geenafstand"/>
                                  <w:jc w:val="right"/>
                                  <w:rPr>
                                    <w:color w:val="ED7D31" w:themeColor="accent2"/>
                                    <w:sz w:val="26"/>
                                    <w:szCs w:val="26"/>
                                  </w:rPr>
                                </w:pPr>
                              </w:p>
                              <w:p w14:paraId="3F08DD09" w14:textId="77777777" w:rsidR="00B22914" w:rsidRDefault="00B22914" w:rsidP="00D75B78">
                                <w:pPr>
                                  <w:pStyle w:val="Geenafstand"/>
                                  <w:jc w:val="right"/>
                                  <w:rPr>
                                    <w:color w:val="ED7D31" w:themeColor="accent2"/>
                                    <w:sz w:val="26"/>
                                    <w:szCs w:val="26"/>
                                  </w:rPr>
                                </w:pPr>
                              </w:p>
                              <w:p w14:paraId="52147105" w14:textId="77777777" w:rsidR="00B22914" w:rsidRDefault="00B22914"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540A2FB" w14:textId="77777777" w:rsidR="00B22914" w:rsidRDefault="00B22914"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B22914" w:rsidRDefault="00B22914">
                                <w:pPr>
                                  <w:jc w:val="right"/>
                                </w:pPr>
                              </w:p>
                              <w:p w14:paraId="247F2A37" w14:textId="77777777" w:rsidR="00B22914" w:rsidRDefault="00B22914" w:rsidP="004D00DB">
                                <w:pPr>
                                  <w:jc w:val="right"/>
                                  <w:rPr>
                                    <w:sz w:val="24"/>
                                    <w:szCs w:val="24"/>
                                  </w:rPr>
                                </w:pPr>
                              </w:p>
                            </w:tc>
                            <w:tc>
                              <w:tcPr>
                                <w:tcW w:w="2432" w:type="pct"/>
                                <w:vAlign w:val="center"/>
                              </w:tcPr>
                              <w:p w14:paraId="3D8342D1" w14:textId="77777777" w:rsidR="00B22914" w:rsidRDefault="00B22914" w:rsidP="00D75B78">
                                <w:pPr>
                                  <w:rPr>
                                    <w:color w:val="000000" w:themeColor="text1"/>
                                  </w:rPr>
                                </w:pPr>
                              </w:p>
                              <w:p w14:paraId="6FA726A9" w14:textId="77777777" w:rsidR="00B22914" w:rsidRDefault="00B22914"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B22914" w:rsidRDefault="00B22914"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proofErr w:type="spellStart"/>
                                    <w:r w:rsidRPr="00D75B78">
                                      <w:rPr>
                                        <w:color w:val="ED7D31" w:themeColor="accent2"/>
                                        <w:sz w:val="72"/>
                                        <w:szCs w:val="26"/>
                                      </w:rPr>
                                      <w:t>Matlab</w:t>
                                    </w:r>
                                    <w:proofErr w:type="spellEnd"/>
                                    <w:r>
                                      <w:rPr>
                                        <w:color w:val="ED7D31" w:themeColor="accent2"/>
                                        <w:sz w:val="72"/>
                                        <w:szCs w:val="26"/>
                                      </w:rPr>
                                      <w:t xml:space="preserve"> Wk2.2</w:t>
                                    </w:r>
                                  </w:sdtContent>
                                </w:sdt>
                              </w:p>
                              <w:p w14:paraId="137BDE9B" w14:textId="77777777" w:rsidR="00B22914" w:rsidRDefault="00B22914" w:rsidP="00D75B78">
                                <w:pPr>
                                  <w:pStyle w:val="Geenafstand"/>
                                </w:pPr>
                              </w:p>
                            </w:tc>
                          </w:tr>
                        </w:tbl>
                        <w:p w14:paraId="2E95CBCB" w14:textId="77777777" w:rsidR="00B22914" w:rsidRDefault="00B22914"/>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11A2A2B7" w14:textId="77777777" w:rsidR="00B43631"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99818728" w:history="1">
            <w:r w:rsidR="00B43631" w:rsidRPr="0032335F">
              <w:rPr>
                <w:rStyle w:val="Hyperlink"/>
                <w:noProof/>
              </w:rPr>
              <w:t>Versiebeheer</w:t>
            </w:r>
            <w:r w:rsidR="00B43631">
              <w:rPr>
                <w:noProof/>
                <w:webHidden/>
              </w:rPr>
              <w:tab/>
            </w:r>
            <w:r w:rsidR="00B43631">
              <w:rPr>
                <w:noProof/>
                <w:webHidden/>
              </w:rPr>
              <w:fldChar w:fldCharType="begin"/>
            </w:r>
            <w:r w:rsidR="00B43631">
              <w:rPr>
                <w:noProof/>
                <w:webHidden/>
              </w:rPr>
              <w:instrText xml:space="preserve"> PAGEREF _Toc499818728 \h </w:instrText>
            </w:r>
            <w:r w:rsidR="00B43631">
              <w:rPr>
                <w:noProof/>
                <w:webHidden/>
              </w:rPr>
            </w:r>
            <w:r w:rsidR="00B43631">
              <w:rPr>
                <w:noProof/>
                <w:webHidden/>
              </w:rPr>
              <w:fldChar w:fldCharType="separate"/>
            </w:r>
            <w:r w:rsidR="00980912">
              <w:rPr>
                <w:noProof/>
                <w:webHidden/>
              </w:rPr>
              <w:t>2</w:t>
            </w:r>
            <w:r w:rsidR="00B43631">
              <w:rPr>
                <w:noProof/>
                <w:webHidden/>
              </w:rPr>
              <w:fldChar w:fldCharType="end"/>
            </w:r>
          </w:hyperlink>
        </w:p>
        <w:p w14:paraId="2748F8E6" w14:textId="77777777" w:rsidR="00B43631" w:rsidRDefault="00B43631">
          <w:pPr>
            <w:pStyle w:val="Inhopg1"/>
            <w:rPr>
              <w:rFonts w:eastAsiaTheme="minorEastAsia"/>
              <w:b w:val="0"/>
              <w:noProof/>
              <w:lang w:eastAsia="nl-NL"/>
            </w:rPr>
          </w:pPr>
          <w:hyperlink w:anchor="_Toc499818729" w:history="1">
            <w:r w:rsidRPr="0032335F">
              <w:rPr>
                <w:rStyle w:val="Hyperlink"/>
                <w:noProof/>
              </w:rPr>
              <w:t>1</w:t>
            </w:r>
            <w:r>
              <w:rPr>
                <w:rFonts w:eastAsiaTheme="minorEastAsia"/>
                <w:b w:val="0"/>
                <w:noProof/>
                <w:lang w:eastAsia="nl-NL"/>
              </w:rPr>
              <w:tab/>
            </w:r>
            <w:r w:rsidRPr="0032335F">
              <w:rPr>
                <w:rStyle w:val="Hyperlink"/>
                <w:noProof/>
              </w:rPr>
              <w:t>Introductie</w:t>
            </w:r>
            <w:r>
              <w:rPr>
                <w:noProof/>
                <w:webHidden/>
              </w:rPr>
              <w:tab/>
            </w:r>
            <w:r>
              <w:rPr>
                <w:noProof/>
                <w:webHidden/>
              </w:rPr>
              <w:fldChar w:fldCharType="begin"/>
            </w:r>
            <w:r>
              <w:rPr>
                <w:noProof/>
                <w:webHidden/>
              </w:rPr>
              <w:instrText xml:space="preserve"> PAGEREF _Toc499818729 \h </w:instrText>
            </w:r>
            <w:r>
              <w:rPr>
                <w:noProof/>
                <w:webHidden/>
              </w:rPr>
            </w:r>
            <w:r>
              <w:rPr>
                <w:noProof/>
                <w:webHidden/>
              </w:rPr>
              <w:fldChar w:fldCharType="separate"/>
            </w:r>
            <w:r w:rsidR="00980912">
              <w:rPr>
                <w:noProof/>
                <w:webHidden/>
              </w:rPr>
              <w:t>3</w:t>
            </w:r>
            <w:r>
              <w:rPr>
                <w:noProof/>
                <w:webHidden/>
              </w:rPr>
              <w:fldChar w:fldCharType="end"/>
            </w:r>
          </w:hyperlink>
        </w:p>
        <w:p w14:paraId="35816383" w14:textId="77777777" w:rsidR="00B43631" w:rsidRDefault="00B43631">
          <w:pPr>
            <w:pStyle w:val="Inhopg2"/>
            <w:rPr>
              <w:rFonts w:eastAsiaTheme="minorEastAsia"/>
              <w:noProof/>
              <w:sz w:val="22"/>
              <w:lang w:eastAsia="nl-NL"/>
            </w:rPr>
          </w:pPr>
          <w:hyperlink w:anchor="_Toc499818730" w:history="1">
            <w:r w:rsidRPr="0032335F">
              <w:rPr>
                <w:rStyle w:val="Hyperlink"/>
                <w:noProof/>
              </w:rPr>
              <w:t>1.1</w:t>
            </w:r>
            <w:r>
              <w:rPr>
                <w:rFonts w:eastAsiaTheme="minorEastAsia"/>
                <w:noProof/>
                <w:sz w:val="22"/>
                <w:lang w:eastAsia="nl-NL"/>
              </w:rPr>
              <w:tab/>
            </w:r>
            <w:r w:rsidRPr="0032335F">
              <w:rPr>
                <w:rStyle w:val="Hyperlink"/>
                <w:noProof/>
              </w:rPr>
              <w:t>Eerder behandelde operatoren</w:t>
            </w:r>
            <w:r>
              <w:rPr>
                <w:noProof/>
                <w:webHidden/>
              </w:rPr>
              <w:tab/>
            </w:r>
            <w:r>
              <w:rPr>
                <w:noProof/>
                <w:webHidden/>
              </w:rPr>
              <w:fldChar w:fldCharType="begin"/>
            </w:r>
            <w:r>
              <w:rPr>
                <w:noProof/>
                <w:webHidden/>
              </w:rPr>
              <w:instrText xml:space="preserve"> PAGEREF _Toc499818730 \h </w:instrText>
            </w:r>
            <w:r>
              <w:rPr>
                <w:noProof/>
                <w:webHidden/>
              </w:rPr>
            </w:r>
            <w:r>
              <w:rPr>
                <w:noProof/>
                <w:webHidden/>
              </w:rPr>
              <w:fldChar w:fldCharType="separate"/>
            </w:r>
            <w:r w:rsidR="00980912">
              <w:rPr>
                <w:noProof/>
                <w:webHidden/>
              </w:rPr>
              <w:t>3</w:t>
            </w:r>
            <w:r>
              <w:rPr>
                <w:noProof/>
                <w:webHidden/>
              </w:rPr>
              <w:fldChar w:fldCharType="end"/>
            </w:r>
          </w:hyperlink>
        </w:p>
        <w:p w14:paraId="3FD37384" w14:textId="77777777" w:rsidR="00B43631" w:rsidRDefault="00B43631">
          <w:pPr>
            <w:pStyle w:val="Inhopg2"/>
            <w:rPr>
              <w:rFonts w:eastAsiaTheme="minorEastAsia"/>
              <w:noProof/>
              <w:sz w:val="22"/>
              <w:lang w:eastAsia="nl-NL"/>
            </w:rPr>
          </w:pPr>
          <w:hyperlink w:anchor="_Toc499818731" w:history="1">
            <w:r w:rsidRPr="0032335F">
              <w:rPr>
                <w:rStyle w:val="Hyperlink"/>
                <w:noProof/>
              </w:rPr>
              <w:t>1.2</w:t>
            </w:r>
            <w:r>
              <w:rPr>
                <w:rFonts w:eastAsiaTheme="minorEastAsia"/>
                <w:noProof/>
                <w:sz w:val="22"/>
                <w:lang w:eastAsia="nl-NL"/>
              </w:rPr>
              <w:tab/>
            </w:r>
            <w:r w:rsidRPr="0032335F">
              <w:rPr>
                <w:rStyle w:val="Hyperlink"/>
                <w:noProof/>
              </w:rPr>
              <w:t>Nieuwe operatoren</w:t>
            </w:r>
            <w:r>
              <w:rPr>
                <w:noProof/>
                <w:webHidden/>
              </w:rPr>
              <w:tab/>
            </w:r>
            <w:r>
              <w:rPr>
                <w:noProof/>
                <w:webHidden/>
              </w:rPr>
              <w:fldChar w:fldCharType="begin"/>
            </w:r>
            <w:r>
              <w:rPr>
                <w:noProof/>
                <w:webHidden/>
              </w:rPr>
              <w:instrText xml:space="preserve"> PAGEREF _Toc499818731 \h </w:instrText>
            </w:r>
            <w:r>
              <w:rPr>
                <w:noProof/>
                <w:webHidden/>
              </w:rPr>
            </w:r>
            <w:r>
              <w:rPr>
                <w:noProof/>
                <w:webHidden/>
              </w:rPr>
              <w:fldChar w:fldCharType="separate"/>
            </w:r>
            <w:r w:rsidR="00980912">
              <w:rPr>
                <w:noProof/>
                <w:webHidden/>
              </w:rPr>
              <w:t>3</w:t>
            </w:r>
            <w:r>
              <w:rPr>
                <w:noProof/>
                <w:webHidden/>
              </w:rPr>
              <w:fldChar w:fldCharType="end"/>
            </w:r>
          </w:hyperlink>
        </w:p>
        <w:p w14:paraId="2E0365B9" w14:textId="77777777" w:rsidR="00B43631" w:rsidRDefault="00B43631">
          <w:pPr>
            <w:pStyle w:val="Inhopg1"/>
            <w:rPr>
              <w:rFonts w:eastAsiaTheme="minorEastAsia"/>
              <w:b w:val="0"/>
              <w:noProof/>
              <w:lang w:eastAsia="nl-NL"/>
            </w:rPr>
          </w:pPr>
          <w:hyperlink w:anchor="_Toc499818732" w:history="1">
            <w:r w:rsidRPr="0032335F">
              <w:rPr>
                <w:rStyle w:val="Hyperlink"/>
                <w:noProof/>
              </w:rPr>
              <w:t>2</w:t>
            </w:r>
            <w:r>
              <w:rPr>
                <w:rFonts w:eastAsiaTheme="minorEastAsia"/>
                <w:b w:val="0"/>
                <w:noProof/>
                <w:lang w:eastAsia="nl-NL"/>
              </w:rPr>
              <w:tab/>
            </w:r>
            <w:r w:rsidRPr="0032335F">
              <w:rPr>
                <w:rStyle w:val="Hyperlink"/>
                <w:noProof/>
              </w:rPr>
              <w:t>Extra uitleg over een functie met meerdere outputs</w:t>
            </w:r>
            <w:r>
              <w:rPr>
                <w:noProof/>
                <w:webHidden/>
              </w:rPr>
              <w:tab/>
            </w:r>
            <w:r>
              <w:rPr>
                <w:noProof/>
                <w:webHidden/>
              </w:rPr>
              <w:fldChar w:fldCharType="begin"/>
            </w:r>
            <w:r>
              <w:rPr>
                <w:noProof/>
                <w:webHidden/>
              </w:rPr>
              <w:instrText xml:space="preserve"> PAGEREF _Toc499818732 \h </w:instrText>
            </w:r>
            <w:r>
              <w:rPr>
                <w:noProof/>
                <w:webHidden/>
              </w:rPr>
            </w:r>
            <w:r>
              <w:rPr>
                <w:noProof/>
                <w:webHidden/>
              </w:rPr>
              <w:fldChar w:fldCharType="separate"/>
            </w:r>
            <w:r w:rsidR="00980912">
              <w:rPr>
                <w:noProof/>
                <w:webHidden/>
              </w:rPr>
              <w:t>4</w:t>
            </w:r>
            <w:r>
              <w:rPr>
                <w:noProof/>
                <w:webHidden/>
              </w:rPr>
              <w:fldChar w:fldCharType="end"/>
            </w:r>
          </w:hyperlink>
        </w:p>
        <w:p w14:paraId="53622AB8" w14:textId="77777777" w:rsidR="00B43631" w:rsidRDefault="00B43631">
          <w:pPr>
            <w:pStyle w:val="Inhopg1"/>
            <w:rPr>
              <w:rFonts w:eastAsiaTheme="minorEastAsia"/>
              <w:b w:val="0"/>
              <w:noProof/>
              <w:lang w:eastAsia="nl-NL"/>
            </w:rPr>
          </w:pPr>
          <w:hyperlink w:anchor="_Toc499818733" w:history="1">
            <w:r w:rsidRPr="0032335F">
              <w:rPr>
                <w:rStyle w:val="Hyperlink"/>
                <w:noProof/>
              </w:rPr>
              <w:t>3</w:t>
            </w:r>
            <w:r>
              <w:rPr>
                <w:rFonts w:eastAsiaTheme="minorEastAsia"/>
                <w:b w:val="0"/>
                <w:noProof/>
                <w:lang w:eastAsia="nl-NL"/>
              </w:rPr>
              <w:tab/>
            </w:r>
            <w:r w:rsidRPr="0032335F">
              <w:rPr>
                <w:rStyle w:val="Hyperlink"/>
                <w:noProof/>
              </w:rPr>
              <w:t>Logische operaties</w:t>
            </w:r>
            <w:r>
              <w:rPr>
                <w:noProof/>
                <w:webHidden/>
              </w:rPr>
              <w:tab/>
            </w:r>
            <w:r>
              <w:rPr>
                <w:noProof/>
                <w:webHidden/>
              </w:rPr>
              <w:fldChar w:fldCharType="begin"/>
            </w:r>
            <w:r>
              <w:rPr>
                <w:noProof/>
                <w:webHidden/>
              </w:rPr>
              <w:instrText xml:space="preserve"> PAGEREF _Toc499818733 \h </w:instrText>
            </w:r>
            <w:r>
              <w:rPr>
                <w:noProof/>
                <w:webHidden/>
              </w:rPr>
            </w:r>
            <w:r>
              <w:rPr>
                <w:noProof/>
                <w:webHidden/>
              </w:rPr>
              <w:fldChar w:fldCharType="separate"/>
            </w:r>
            <w:r w:rsidR="00980912">
              <w:rPr>
                <w:noProof/>
                <w:webHidden/>
              </w:rPr>
              <w:t>5</w:t>
            </w:r>
            <w:r>
              <w:rPr>
                <w:noProof/>
                <w:webHidden/>
              </w:rPr>
              <w:fldChar w:fldCharType="end"/>
            </w:r>
          </w:hyperlink>
        </w:p>
        <w:p w14:paraId="780DBDBE" w14:textId="77777777" w:rsidR="00B43631" w:rsidRDefault="00B43631">
          <w:pPr>
            <w:pStyle w:val="Inhopg2"/>
            <w:rPr>
              <w:rFonts w:eastAsiaTheme="minorEastAsia"/>
              <w:noProof/>
              <w:sz w:val="22"/>
              <w:lang w:eastAsia="nl-NL"/>
            </w:rPr>
          </w:pPr>
          <w:hyperlink w:anchor="_Toc499818734" w:history="1">
            <w:r w:rsidRPr="0032335F">
              <w:rPr>
                <w:rStyle w:val="Hyperlink"/>
                <w:noProof/>
              </w:rPr>
              <w:t>3.1</w:t>
            </w:r>
            <w:r>
              <w:rPr>
                <w:rFonts w:eastAsiaTheme="minorEastAsia"/>
                <w:noProof/>
                <w:sz w:val="22"/>
                <w:lang w:eastAsia="nl-NL"/>
              </w:rPr>
              <w:tab/>
            </w:r>
            <w:r w:rsidRPr="0032335F">
              <w:rPr>
                <w:rStyle w:val="Hyperlink"/>
                <w:noProof/>
              </w:rPr>
              <w:t>De EN (AND) operator</w:t>
            </w:r>
            <w:r>
              <w:rPr>
                <w:noProof/>
                <w:webHidden/>
              </w:rPr>
              <w:tab/>
            </w:r>
            <w:r>
              <w:rPr>
                <w:noProof/>
                <w:webHidden/>
              </w:rPr>
              <w:fldChar w:fldCharType="begin"/>
            </w:r>
            <w:r>
              <w:rPr>
                <w:noProof/>
                <w:webHidden/>
              </w:rPr>
              <w:instrText xml:space="preserve"> PAGEREF _Toc499818734 \h </w:instrText>
            </w:r>
            <w:r>
              <w:rPr>
                <w:noProof/>
                <w:webHidden/>
              </w:rPr>
            </w:r>
            <w:r>
              <w:rPr>
                <w:noProof/>
                <w:webHidden/>
              </w:rPr>
              <w:fldChar w:fldCharType="separate"/>
            </w:r>
            <w:r w:rsidR="00980912">
              <w:rPr>
                <w:noProof/>
                <w:webHidden/>
              </w:rPr>
              <w:t>6</w:t>
            </w:r>
            <w:r>
              <w:rPr>
                <w:noProof/>
                <w:webHidden/>
              </w:rPr>
              <w:fldChar w:fldCharType="end"/>
            </w:r>
          </w:hyperlink>
        </w:p>
        <w:p w14:paraId="42350740" w14:textId="77777777" w:rsidR="00B43631" w:rsidRDefault="00B43631">
          <w:pPr>
            <w:pStyle w:val="Inhopg3"/>
            <w:rPr>
              <w:rFonts w:eastAsiaTheme="minorEastAsia"/>
              <w:i w:val="0"/>
              <w:noProof/>
              <w:sz w:val="22"/>
              <w:lang w:eastAsia="nl-NL"/>
            </w:rPr>
          </w:pPr>
          <w:hyperlink w:anchor="_Toc499818735" w:history="1">
            <w:r w:rsidRPr="0032335F">
              <w:rPr>
                <w:rStyle w:val="Hyperlink"/>
                <w:noProof/>
              </w:rPr>
              <w:t>3.1.1</w:t>
            </w:r>
            <w:r>
              <w:rPr>
                <w:rFonts w:eastAsiaTheme="minorEastAsia"/>
                <w:i w:val="0"/>
                <w:noProof/>
                <w:sz w:val="22"/>
                <w:lang w:eastAsia="nl-NL"/>
              </w:rPr>
              <w:tab/>
            </w:r>
            <w:r w:rsidRPr="0032335F">
              <w:rPr>
                <w:rStyle w:val="Hyperlink"/>
                <w:noProof/>
              </w:rPr>
              <w:t>De vergelijking tussen true en false</w:t>
            </w:r>
            <w:r>
              <w:rPr>
                <w:noProof/>
                <w:webHidden/>
              </w:rPr>
              <w:tab/>
            </w:r>
            <w:r>
              <w:rPr>
                <w:noProof/>
                <w:webHidden/>
              </w:rPr>
              <w:fldChar w:fldCharType="begin"/>
            </w:r>
            <w:r>
              <w:rPr>
                <w:noProof/>
                <w:webHidden/>
              </w:rPr>
              <w:instrText xml:space="preserve"> PAGEREF _Toc499818735 \h </w:instrText>
            </w:r>
            <w:r>
              <w:rPr>
                <w:noProof/>
                <w:webHidden/>
              </w:rPr>
            </w:r>
            <w:r>
              <w:rPr>
                <w:noProof/>
                <w:webHidden/>
              </w:rPr>
              <w:fldChar w:fldCharType="separate"/>
            </w:r>
            <w:r w:rsidR="00980912">
              <w:rPr>
                <w:noProof/>
                <w:webHidden/>
              </w:rPr>
              <w:t>7</w:t>
            </w:r>
            <w:r>
              <w:rPr>
                <w:noProof/>
                <w:webHidden/>
              </w:rPr>
              <w:fldChar w:fldCharType="end"/>
            </w:r>
          </w:hyperlink>
        </w:p>
        <w:p w14:paraId="07640B61" w14:textId="77777777" w:rsidR="00B43631" w:rsidRDefault="00B43631">
          <w:pPr>
            <w:pStyle w:val="Inhopg2"/>
            <w:rPr>
              <w:rFonts w:eastAsiaTheme="minorEastAsia"/>
              <w:noProof/>
              <w:sz w:val="22"/>
              <w:lang w:eastAsia="nl-NL"/>
            </w:rPr>
          </w:pPr>
          <w:hyperlink w:anchor="_Toc499818736" w:history="1">
            <w:r w:rsidRPr="0032335F">
              <w:rPr>
                <w:rStyle w:val="Hyperlink"/>
                <w:noProof/>
              </w:rPr>
              <w:t>3.2</w:t>
            </w:r>
            <w:r>
              <w:rPr>
                <w:rFonts w:eastAsiaTheme="minorEastAsia"/>
                <w:noProof/>
                <w:sz w:val="22"/>
                <w:lang w:eastAsia="nl-NL"/>
              </w:rPr>
              <w:tab/>
            </w:r>
            <w:r w:rsidRPr="0032335F">
              <w:rPr>
                <w:rStyle w:val="Hyperlink"/>
                <w:noProof/>
              </w:rPr>
              <w:t>De OF (OR) operator</w:t>
            </w:r>
            <w:r>
              <w:rPr>
                <w:noProof/>
                <w:webHidden/>
              </w:rPr>
              <w:tab/>
            </w:r>
            <w:r>
              <w:rPr>
                <w:noProof/>
                <w:webHidden/>
              </w:rPr>
              <w:fldChar w:fldCharType="begin"/>
            </w:r>
            <w:r>
              <w:rPr>
                <w:noProof/>
                <w:webHidden/>
              </w:rPr>
              <w:instrText xml:space="preserve"> PAGEREF _Toc499818736 \h </w:instrText>
            </w:r>
            <w:r>
              <w:rPr>
                <w:noProof/>
                <w:webHidden/>
              </w:rPr>
            </w:r>
            <w:r>
              <w:rPr>
                <w:noProof/>
                <w:webHidden/>
              </w:rPr>
              <w:fldChar w:fldCharType="separate"/>
            </w:r>
            <w:r w:rsidR="00980912">
              <w:rPr>
                <w:noProof/>
                <w:webHidden/>
              </w:rPr>
              <w:t>8</w:t>
            </w:r>
            <w:r>
              <w:rPr>
                <w:noProof/>
                <w:webHidden/>
              </w:rPr>
              <w:fldChar w:fldCharType="end"/>
            </w:r>
          </w:hyperlink>
        </w:p>
        <w:p w14:paraId="241535A6" w14:textId="77777777" w:rsidR="00B43631" w:rsidRDefault="00B43631">
          <w:pPr>
            <w:pStyle w:val="Inhopg3"/>
            <w:rPr>
              <w:rFonts w:eastAsiaTheme="minorEastAsia"/>
              <w:i w:val="0"/>
              <w:noProof/>
              <w:sz w:val="22"/>
              <w:lang w:eastAsia="nl-NL"/>
            </w:rPr>
          </w:pPr>
          <w:hyperlink w:anchor="_Toc499818737" w:history="1">
            <w:r w:rsidRPr="0032335F">
              <w:rPr>
                <w:rStyle w:val="Hyperlink"/>
                <w:noProof/>
              </w:rPr>
              <w:t>3.2.1</w:t>
            </w:r>
            <w:r>
              <w:rPr>
                <w:rFonts w:eastAsiaTheme="minorEastAsia"/>
                <w:i w:val="0"/>
                <w:noProof/>
                <w:sz w:val="22"/>
                <w:lang w:eastAsia="nl-NL"/>
              </w:rPr>
              <w:tab/>
            </w:r>
            <w:r w:rsidRPr="0032335F">
              <w:rPr>
                <w:rStyle w:val="Hyperlink"/>
                <w:noProof/>
              </w:rPr>
              <w:t>Voorbeeld van de OR-operatie</w:t>
            </w:r>
            <w:r>
              <w:rPr>
                <w:noProof/>
                <w:webHidden/>
              </w:rPr>
              <w:tab/>
            </w:r>
            <w:r>
              <w:rPr>
                <w:noProof/>
                <w:webHidden/>
              </w:rPr>
              <w:fldChar w:fldCharType="begin"/>
            </w:r>
            <w:r>
              <w:rPr>
                <w:noProof/>
                <w:webHidden/>
              </w:rPr>
              <w:instrText xml:space="preserve"> PAGEREF _Toc499818737 \h </w:instrText>
            </w:r>
            <w:r>
              <w:rPr>
                <w:noProof/>
                <w:webHidden/>
              </w:rPr>
            </w:r>
            <w:r>
              <w:rPr>
                <w:noProof/>
                <w:webHidden/>
              </w:rPr>
              <w:fldChar w:fldCharType="separate"/>
            </w:r>
            <w:r w:rsidR="00980912">
              <w:rPr>
                <w:noProof/>
                <w:webHidden/>
              </w:rPr>
              <w:t>8</w:t>
            </w:r>
            <w:r>
              <w:rPr>
                <w:noProof/>
                <w:webHidden/>
              </w:rPr>
              <w:fldChar w:fldCharType="end"/>
            </w:r>
          </w:hyperlink>
        </w:p>
        <w:p w14:paraId="5CB7D7A0" w14:textId="77777777" w:rsidR="00B43631" w:rsidRDefault="00B43631">
          <w:pPr>
            <w:pStyle w:val="Inhopg2"/>
            <w:rPr>
              <w:rFonts w:eastAsiaTheme="minorEastAsia"/>
              <w:noProof/>
              <w:sz w:val="22"/>
              <w:lang w:eastAsia="nl-NL"/>
            </w:rPr>
          </w:pPr>
          <w:hyperlink w:anchor="_Toc499818738" w:history="1">
            <w:r w:rsidRPr="0032335F">
              <w:rPr>
                <w:rStyle w:val="Hyperlink"/>
                <w:noProof/>
              </w:rPr>
              <w:t>3.3</w:t>
            </w:r>
            <w:r>
              <w:rPr>
                <w:rFonts w:eastAsiaTheme="minorEastAsia"/>
                <w:noProof/>
                <w:sz w:val="22"/>
                <w:lang w:eastAsia="nl-NL"/>
              </w:rPr>
              <w:tab/>
            </w:r>
            <w:r w:rsidRPr="0032335F">
              <w:rPr>
                <w:rStyle w:val="Hyperlink"/>
                <w:noProof/>
              </w:rPr>
              <w:t>De NIET (NOT) operator</w:t>
            </w:r>
            <w:r>
              <w:rPr>
                <w:noProof/>
                <w:webHidden/>
              </w:rPr>
              <w:tab/>
            </w:r>
            <w:r>
              <w:rPr>
                <w:noProof/>
                <w:webHidden/>
              </w:rPr>
              <w:fldChar w:fldCharType="begin"/>
            </w:r>
            <w:r>
              <w:rPr>
                <w:noProof/>
                <w:webHidden/>
              </w:rPr>
              <w:instrText xml:space="preserve"> PAGEREF _Toc499818738 \h </w:instrText>
            </w:r>
            <w:r>
              <w:rPr>
                <w:noProof/>
                <w:webHidden/>
              </w:rPr>
            </w:r>
            <w:r>
              <w:rPr>
                <w:noProof/>
                <w:webHidden/>
              </w:rPr>
              <w:fldChar w:fldCharType="separate"/>
            </w:r>
            <w:r w:rsidR="00980912">
              <w:rPr>
                <w:noProof/>
                <w:webHidden/>
              </w:rPr>
              <w:t>9</w:t>
            </w:r>
            <w:r>
              <w:rPr>
                <w:noProof/>
                <w:webHidden/>
              </w:rPr>
              <w:fldChar w:fldCharType="end"/>
            </w:r>
          </w:hyperlink>
        </w:p>
        <w:p w14:paraId="13D8096B" w14:textId="77777777" w:rsidR="00B43631" w:rsidRDefault="00B43631">
          <w:pPr>
            <w:pStyle w:val="Inhopg3"/>
            <w:rPr>
              <w:rFonts w:eastAsiaTheme="minorEastAsia"/>
              <w:i w:val="0"/>
              <w:noProof/>
              <w:sz w:val="22"/>
              <w:lang w:eastAsia="nl-NL"/>
            </w:rPr>
          </w:pPr>
          <w:hyperlink w:anchor="_Toc499818739" w:history="1">
            <w:r w:rsidRPr="0032335F">
              <w:rPr>
                <w:rStyle w:val="Hyperlink"/>
                <w:noProof/>
              </w:rPr>
              <w:t>3.3.1</w:t>
            </w:r>
            <w:r>
              <w:rPr>
                <w:rFonts w:eastAsiaTheme="minorEastAsia"/>
                <w:i w:val="0"/>
                <w:noProof/>
                <w:sz w:val="22"/>
                <w:lang w:eastAsia="nl-NL"/>
              </w:rPr>
              <w:tab/>
            </w:r>
            <w:r w:rsidRPr="0032335F">
              <w:rPr>
                <w:rStyle w:val="Hyperlink"/>
                <w:noProof/>
              </w:rPr>
              <w:t>Voorbeeld</w:t>
            </w:r>
            <w:r>
              <w:rPr>
                <w:noProof/>
                <w:webHidden/>
              </w:rPr>
              <w:tab/>
            </w:r>
            <w:r>
              <w:rPr>
                <w:noProof/>
                <w:webHidden/>
              </w:rPr>
              <w:fldChar w:fldCharType="begin"/>
            </w:r>
            <w:r>
              <w:rPr>
                <w:noProof/>
                <w:webHidden/>
              </w:rPr>
              <w:instrText xml:space="preserve"> PAGEREF _Toc499818739 \h </w:instrText>
            </w:r>
            <w:r>
              <w:rPr>
                <w:noProof/>
                <w:webHidden/>
              </w:rPr>
            </w:r>
            <w:r>
              <w:rPr>
                <w:noProof/>
                <w:webHidden/>
              </w:rPr>
              <w:fldChar w:fldCharType="separate"/>
            </w:r>
            <w:r w:rsidR="00980912">
              <w:rPr>
                <w:noProof/>
                <w:webHidden/>
              </w:rPr>
              <w:t>11</w:t>
            </w:r>
            <w:r>
              <w:rPr>
                <w:noProof/>
                <w:webHidden/>
              </w:rPr>
              <w:fldChar w:fldCharType="end"/>
            </w:r>
          </w:hyperlink>
        </w:p>
        <w:p w14:paraId="61EDFDC0" w14:textId="77777777" w:rsidR="00B43631" w:rsidRDefault="00B43631">
          <w:pPr>
            <w:pStyle w:val="Inhopg2"/>
            <w:rPr>
              <w:rFonts w:eastAsiaTheme="minorEastAsia"/>
              <w:noProof/>
              <w:sz w:val="22"/>
              <w:lang w:eastAsia="nl-NL"/>
            </w:rPr>
          </w:pPr>
          <w:hyperlink w:anchor="_Toc499818740" w:history="1">
            <w:r w:rsidRPr="0032335F">
              <w:rPr>
                <w:rStyle w:val="Hyperlink"/>
                <w:noProof/>
              </w:rPr>
              <w:t>3.4</w:t>
            </w:r>
            <w:r>
              <w:rPr>
                <w:rFonts w:eastAsiaTheme="minorEastAsia"/>
                <w:noProof/>
                <w:sz w:val="22"/>
                <w:lang w:eastAsia="nl-NL"/>
              </w:rPr>
              <w:tab/>
            </w:r>
            <w:r w:rsidRPr="0032335F">
              <w:rPr>
                <w:rStyle w:val="Hyperlink"/>
                <w:noProof/>
              </w:rPr>
              <w:t>Vragen en opdrachten</w:t>
            </w:r>
            <w:r>
              <w:rPr>
                <w:noProof/>
                <w:webHidden/>
              </w:rPr>
              <w:tab/>
            </w:r>
            <w:r>
              <w:rPr>
                <w:noProof/>
                <w:webHidden/>
              </w:rPr>
              <w:fldChar w:fldCharType="begin"/>
            </w:r>
            <w:r>
              <w:rPr>
                <w:noProof/>
                <w:webHidden/>
              </w:rPr>
              <w:instrText xml:space="preserve"> PAGEREF _Toc499818740 \h </w:instrText>
            </w:r>
            <w:r>
              <w:rPr>
                <w:noProof/>
                <w:webHidden/>
              </w:rPr>
            </w:r>
            <w:r>
              <w:rPr>
                <w:noProof/>
                <w:webHidden/>
              </w:rPr>
              <w:fldChar w:fldCharType="separate"/>
            </w:r>
            <w:r w:rsidR="00980912">
              <w:rPr>
                <w:noProof/>
                <w:webHidden/>
              </w:rPr>
              <w:t>12</w:t>
            </w:r>
            <w:r>
              <w:rPr>
                <w:noProof/>
                <w:webHidden/>
              </w:rPr>
              <w:fldChar w:fldCharType="end"/>
            </w:r>
          </w:hyperlink>
        </w:p>
        <w:p w14:paraId="022C8B37" w14:textId="77777777" w:rsidR="00B43631" w:rsidRDefault="00B43631">
          <w:pPr>
            <w:pStyle w:val="Inhopg2"/>
            <w:rPr>
              <w:rFonts w:eastAsiaTheme="minorEastAsia"/>
              <w:noProof/>
              <w:sz w:val="22"/>
              <w:lang w:eastAsia="nl-NL"/>
            </w:rPr>
          </w:pPr>
          <w:hyperlink w:anchor="_Toc499818741" w:history="1">
            <w:r w:rsidRPr="0032335F">
              <w:rPr>
                <w:rStyle w:val="Hyperlink"/>
                <w:noProof/>
              </w:rPr>
              <w:t>3.5</w:t>
            </w:r>
            <w:r>
              <w:rPr>
                <w:rFonts w:eastAsiaTheme="minorEastAsia"/>
                <w:noProof/>
                <w:sz w:val="22"/>
                <w:lang w:eastAsia="nl-NL"/>
              </w:rPr>
              <w:tab/>
            </w:r>
            <w:r w:rsidRPr="0032335F">
              <w:rPr>
                <w:rStyle w:val="Hyperlink"/>
                <w:noProof/>
              </w:rPr>
              <w:t>Antwoorden</w:t>
            </w:r>
            <w:r>
              <w:rPr>
                <w:noProof/>
                <w:webHidden/>
              </w:rPr>
              <w:tab/>
            </w:r>
            <w:r>
              <w:rPr>
                <w:noProof/>
                <w:webHidden/>
              </w:rPr>
              <w:fldChar w:fldCharType="begin"/>
            </w:r>
            <w:r>
              <w:rPr>
                <w:noProof/>
                <w:webHidden/>
              </w:rPr>
              <w:instrText xml:space="preserve"> PAGEREF _Toc499818741 \h </w:instrText>
            </w:r>
            <w:r>
              <w:rPr>
                <w:noProof/>
                <w:webHidden/>
              </w:rPr>
            </w:r>
            <w:r>
              <w:rPr>
                <w:noProof/>
                <w:webHidden/>
              </w:rPr>
              <w:fldChar w:fldCharType="separate"/>
            </w:r>
            <w:r w:rsidR="00980912">
              <w:rPr>
                <w:noProof/>
                <w:webHidden/>
              </w:rPr>
              <w:t>13</w:t>
            </w:r>
            <w:r>
              <w:rPr>
                <w:noProof/>
                <w:webHidden/>
              </w:rPr>
              <w:fldChar w:fldCharType="end"/>
            </w:r>
          </w:hyperlink>
        </w:p>
        <w:p w14:paraId="01E57601" w14:textId="77777777" w:rsidR="00B43631" w:rsidRDefault="00B43631">
          <w:pPr>
            <w:pStyle w:val="Inhopg1"/>
            <w:rPr>
              <w:rFonts w:eastAsiaTheme="minorEastAsia"/>
              <w:b w:val="0"/>
              <w:noProof/>
              <w:lang w:eastAsia="nl-NL"/>
            </w:rPr>
          </w:pPr>
          <w:hyperlink w:anchor="_Toc499818742" w:history="1">
            <w:r w:rsidRPr="0032335F">
              <w:rPr>
                <w:rStyle w:val="Hyperlink"/>
                <w:noProof/>
              </w:rPr>
              <w:t>4</w:t>
            </w:r>
            <w:r>
              <w:rPr>
                <w:rFonts w:eastAsiaTheme="minorEastAsia"/>
                <w:b w:val="0"/>
                <w:noProof/>
                <w:lang w:eastAsia="nl-NL"/>
              </w:rPr>
              <w:tab/>
            </w:r>
            <w:r w:rsidRPr="0032335F">
              <w:rPr>
                <w:rStyle w:val="Hyperlink"/>
                <w:noProof/>
              </w:rPr>
              <w:t>Relationele operatoren</w:t>
            </w:r>
            <w:r>
              <w:rPr>
                <w:noProof/>
                <w:webHidden/>
              </w:rPr>
              <w:tab/>
            </w:r>
            <w:r>
              <w:rPr>
                <w:noProof/>
                <w:webHidden/>
              </w:rPr>
              <w:fldChar w:fldCharType="begin"/>
            </w:r>
            <w:r>
              <w:rPr>
                <w:noProof/>
                <w:webHidden/>
              </w:rPr>
              <w:instrText xml:space="preserve"> PAGEREF _Toc499818742 \h </w:instrText>
            </w:r>
            <w:r>
              <w:rPr>
                <w:noProof/>
                <w:webHidden/>
              </w:rPr>
            </w:r>
            <w:r>
              <w:rPr>
                <w:noProof/>
                <w:webHidden/>
              </w:rPr>
              <w:fldChar w:fldCharType="separate"/>
            </w:r>
            <w:r w:rsidR="00980912">
              <w:rPr>
                <w:noProof/>
                <w:webHidden/>
              </w:rPr>
              <w:t>15</w:t>
            </w:r>
            <w:r>
              <w:rPr>
                <w:noProof/>
                <w:webHidden/>
              </w:rPr>
              <w:fldChar w:fldCharType="end"/>
            </w:r>
          </w:hyperlink>
        </w:p>
        <w:p w14:paraId="5AECC09B" w14:textId="77777777" w:rsidR="00B43631" w:rsidRDefault="00B43631">
          <w:pPr>
            <w:pStyle w:val="Inhopg2"/>
            <w:rPr>
              <w:rFonts w:eastAsiaTheme="minorEastAsia"/>
              <w:noProof/>
              <w:sz w:val="22"/>
              <w:lang w:eastAsia="nl-NL"/>
            </w:rPr>
          </w:pPr>
          <w:hyperlink w:anchor="_Toc499818743" w:history="1">
            <w:r w:rsidRPr="0032335F">
              <w:rPr>
                <w:rStyle w:val="Hyperlink"/>
                <w:noProof/>
              </w:rPr>
              <w:t>4.1</w:t>
            </w:r>
            <w:r>
              <w:rPr>
                <w:rFonts w:eastAsiaTheme="minorEastAsia"/>
                <w:noProof/>
                <w:sz w:val="22"/>
                <w:lang w:eastAsia="nl-NL"/>
              </w:rPr>
              <w:tab/>
            </w:r>
            <w:r w:rsidRPr="0032335F">
              <w:rPr>
                <w:rStyle w:val="Hyperlink"/>
                <w:noProof/>
              </w:rPr>
              <w:t>Gelijk aan (Equality) operator</w:t>
            </w:r>
            <w:r>
              <w:rPr>
                <w:noProof/>
                <w:webHidden/>
              </w:rPr>
              <w:tab/>
            </w:r>
            <w:r>
              <w:rPr>
                <w:noProof/>
                <w:webHidden/>
              </w:rPr>
              <w:fldChar w:fldCharType="begin"/>
            </w:r>
            <w:r>
              <w:rPr>
                <w:noProof/>
                <w:webHidden/>
              </w:rPr>
              <w:instrText xml:space="preserve"> PAGEREF _Toc499818743 \h </w:instrText>
            </w:r>
            <w:r>
              <w:rPr>
                <w:noProof/>
                <w:webHidden/>
              </w:rPr>
            </w:r>
            <w:r>
              <w:rPr>
                <w:noProof/>
                <w:webHidden/>
              </w:rPr>
              <w:fldChar w:fldCharType="separate"/>
            </w:r>
            <w:r w:rsidR="00980912">
              <w:rPr>
                <w:noProof/>
                <w:webHidden/>
              </w:rPr>
              <w:t>15</w:t>
            </w:r>
            <w:r>
              <w:rPr>
                <w:noProof/>
                <w:webHidden/>
              </w:rPr>
              <w:fldChar w:fldCharType="end"/>
            </w:r>
          </w:hyperlink>
        </w:p>
        <w:p w14:paraId="47A5ECA5" w14:textId="77777777" w:rsidR="00B43631" w:rsidRDefault="00B43631">
          <w:pPr>
            <w:pStyle w:val="Inhopg3"/>
            <w:rPr>
              <w:rFonts w:eastAsiaTheme="minorEastAsia"/>
              <w:i w:val="0"/>
              <w:noProof/>
              <w:sz w:val="22"/>
              <w:lang w:eastAsia="nl-NL"/>
            </w:rPr>
          </w:pPr>
          <w:hyperlink w:anchor="_Toc499818744" w:history="1">
            <w:r w:rsidRPr="0032335F">
              <w:rPr>
                <w:rStyle w:val="Hyperlink"/>
                <w:noProof/>
              </w:rPr>
              <w:t>4.1.1</w:t>
            </w:r>
            <w:r>
              <w:rPr>
                <w:rFonts w:eastAsiaTheme="minorEastAsia"/>
                <w:i w:val="0"/>
                <w:noProof/>
                <w:sz w:val="22"/>
                <w:lang w:eastAsia="nl-NL"/>
              </w:rPr>
              <w:tab/>
            </w:r>
            <w:r w:rsidRPr="0032335F">
              <w:rPr>
                <w:rStyle w:val="Hyperlink"/>
                <w:noProof/>
              </w:rPr>
              <w:t>De opbouw op basis van de AND, OR en NOT</w:t>
            </w:r>
            <w:r>
              <w:rPr>
                <w:noProof/>
                <w:webHidden/>
              </w:rPr>
              <w:tab/>
            </w:r>
            <w:r>
              <w:rPr>
                <w:noProof/>
                <w:webHidden/>
              </w:rPr>
              <w:fldChar w:fldCharType="begin"/>
            </w:r>
            <w:r>
              <w:rPr>
                <w:noProof/>
                <w:webHidden/>
              </w:rPr>
              <w:instrText xml:space="preserve"> PAGEREF _Toc499818744 \h </w:instrText>
            </w:r>
            <w:r>
              <w:rPr>
                <w:noProof/>
                <w:webHidden/>
              </w:rPr>
            </w:r>
            <w:r>
              <w:rPr>
                <w:noProof/>
                <w:webHidden/>
              </w:rPr>
              <w:fldChar w:fldCharType="separate"/>
            </w:r>
            <w:r w:rsidR="00980912">
              <w:rPr>
                <w:noProof/>
                <w:webHidden/>
              </w:rPr>
              <w:t>16</w:t>
            </w:r>
            <w:r>
              <w:rPr>
                <w:noProof/>
                <w:webHidden/>
              </w:rPr>
              <w:fldChar w:fldCharType="end"/>
            </w:r>
          </w:hyperlink>
        </w:p>
        <w:p w14:paraId="43744F2E" w14:textId="77777777" w:rsidR="00B43631" w:rsidRDefault="00B43631">
          <w:pPr>
            <w:pStyle w:val="Inhopg3"/>
            <w:rPr>
              <w:rFonts w:eastAsiaTheme="minorEastAsia"/>
              <w:i w:val="0"/>
              <w:noProof/>
              <w:sz w:val="22"/>
              <w:lang w:eastAsia="nl-NL"/>
            </w:rPr>
          </w:pPr>
          <w:hyperlink w:anchor="_Toc499818745" w:history="1">
            <w:r w:rsidRPr="0032335F">
              <w:rPr>
                <w:rStyle w:val="Hyperlink"/>
                <w:noProof/>
              </w:rPr>
              <w:t>4.1.2</w:t>
            </w:r>
            <w:r>
              <w:rPr>
                <w:rFonts w:eastAsiaTheme="minorEastAsia"/>
                <w:i w:val="0"/>
                <w:noProof/>
                <w:sz w:val="22"/>
                <w:lang w:eastAsia="nl-NL"/>
              </w:rPr>
              <w:tab/>
            </w:r>
            <w:r w:rsidRPr="0032335F">
              <w:rPr>
                <w:rStyle w:val="Hyperlink"/>
                <w:noProof/>
              </w:rPr>
              <w:t>Het verschil tussen de == operator en de = operator</w:t>
            </w:r>
            <w:r>
              <w:rPr>
                <w:noProof/>
                <w:webHidden/>
              </w:rPr>
              <w:tab/>
            </w:r>
            <w:r>
              <w:rPr>
                <w:noProof/>
                <w:webHidden/>
              </w:rPr>
              <w:fldChar w:fldCharType="begin"/>
            </w:r>
            <w:r>
              <w:rPr>
                <w:noProof/>
                <w:webHidden/>
              </w:rPr>
              <w:instrText xml:space="preserve"> PAGEREF _Toc499818745 \h </w:instrText>
            </w:r>
            <w:r>
              <w:rPr>
                <w:noProof/>
                <w:webHidden/>
              </w:rPr>
            </w:r>
            <w:r>
              <w:rPr>
                <w:noProof/>
                <w:webHidden/>
              </w:rPr>
              <w:fldChar w:fldCharType="separate"/>
            </w:r>
            <w:r w:rsidR="00980912">
              <w:rPr>
                <w:noProof/>
                <w:webHidden/>
              </w:rPr>
              <w:t>17</w:t>
            </w:r>
            <w:r>
              <w:rPr>
                <w:noProof/>
                <w:webHidden/>
              </w:rPr>
              <w:fldChar w:fldCharType="end"/>
            </w:r>
          </w:hyperlink>
        </w:p>
        <w:p w14:paraId="600E7E5C" w14:textId="77777777" w:rsidR="00B43631" w:rsidRDefault="00B43631">
          <w:pPr>
            <w:pStyle w:val="Inhopg3"/>
            <w:rPr>
              <w:rFonts w:eastAsiaTheme="minorEastAsia"/>
              <w:i w:val="0"/>
              <w:noProof/>
              <w:sz w:val="22"/>
              <w:lang w:eastAsia="nl-NL"/>
            </w:rPr>
          </w:pPr>
          <w:hyperlink w:anchor="_Toc499818746" w:history="1">
            <w:r w:rsidRPr="0032335F">
              <w:rPr>
                <w:rStyle w:val="Hyperlink"/>
                <w:noProof/>
              </w:rPr>
              <w:t>4.1.3</w:t>
            </w:r>
            <w:r>
              <w:rPr>
                <w:rFonts w:eastAsiaTheme="minorEastAsia"/>
                <w:i w:val="0"/>
                <w:noProof/>
                <w:sz w:val="22"/>
                <w:lang w:eastAsia="nl-NL"/>
              </w:rPr>
              <w:tab/>
            </w:r>
            <w:r w:rsidRPr="0032335F">
              <w:rPr>
                <w:rStyle w:val="Hyperlink"/>
                <w:noProof/>
              </w:rPr>
              <w:t>Andere waardes</w:t>
            </w:r>
            <w:r>
              <w:rPr>
                <w:noProof/>
                <w:webHidden/>
              </w:rPr>
              <w:tab/>
            </w:r>
            <w:r>
              <w:rPr>
                <w:noProof/>
                <w:webHidden/>
              </w:rPr>
              <w:fldChar w:fldCharType="begin"/>
            </w:r>
            <w:r>
              <w:rPr>
                <w:noProof/>
                <w:webHidden/>
              </w:rPr>
              <w:instrText xml:space="preserve"> PAGEREF _Toc499818746 \h </w:instrText>
            </w:r>
            <w:r>
              <w:rPr>
                <w:noProof/>
                <w:webHidden/>
              </w:rPr>
            </w:r>
            <w:r>
              <w:rPr>
                <w:noProof/>
                <w:webHidden/>
              </w:rPr>
              <w:fldChar w:fldCharType="separate"/>
            </w:r>
            <w:r w:rsidR="00980912">
              <w:rPr>
                <w:noProof/>
                <w:webHidden/>
              </w:rPr>
              <w:t>17</w:t>
            </w:r>
            <w:r>
              <w:rPr>
                <w:noProof/>
                <w:webHidden/>
              </w:rPr>
              <w:fldChar w:fldCharType="end"/>
            </w:r>
          </w:hyperlink>
        </w:p>
        <w:p w14:paraId="271289C8" w14:textId="77777777" w:rsidR="00B43631" w:rsidRDefault="00B43631">
          <w:pPr>
            <w:pStyle w:val="Inhopg2"/>
            <w:rPr>
              <w:rFonts w:eastAsiaTheme="minorEastAsia"/>
              <w:noProof/>
              <w:sz w:val="22"/>
              <w:lang w:eastAsia="nl-NL"/>
            </w:rPr>
          </w:pPr>
          <w:hyperlink w:anchor="_Toc499818747" w:history="1">
            <w:r w:rsidRPr="0032335F">
              <w:rPr>
                <w:rStyle w:val="Hyperlink"/>
                <w:noProof/>
              </w:rPr>
              <w:t>4.2</w:t>
            </w:r>
            <w:r>
              <w:rPr>
                <w:rFonts w:eastAsiaTheme="minorEastAsia"/>
                <w:noProof/>
                <w:sz w:val="22"/>
                <w:lang w:eastAsia="nl-NL"/>
              </w:rPr>
              <w:tab/>
            </w:r>
            <w:r w:rsidRPr="0032335F">
              <w:rPr>
                <w:rStyle w:val="Hyperlink"/>
                <w:noProof/>
              </w:rPr>
              <w:t>De NIET-GELIJK-AAN-operator (NOT-EQUAL)</w:t>
            </w:r>
            <w:r>
              <w:rPr>
                <w:noProof/>
                <w:webHidden/>
              </w:rPr>
              <w:tab/>
            </w:r>
            <w:r>
              <w:rPr>
                <w:noProof/>
                <w:webHidden/>
              </w:rPr>
              <w:fldChar w:fldCharType="begin"/>
            </w:r>
            <w:r>
              <w:rPr>
                <w:noProof/>
                <w:webHidden/>
              </w:rPr>
              <w:instrText xml:space="preserve"> PAGEREF _Toc499818747 \h </w:instrText>
            </w:r>
            <w:r>
              <w:rPr>
                <w:noProof/>
                <w:webHidden/>
              </w:rPr>
            </w:r>
            <w:r>
              <w:rPr>
                <w:noProof/>
                <w:webHidden/>
              </w:rPr>
              <w:fldChar w:fldCharType="separate"/>
            </w:r>
            <w:r w:rsidR="00980912">
              <w:rPr>
                <w:noProof/>
                <w:webHidden/>
              </w:rPr>
              <w:t>18</w:t>
            </w:r>
            <w:r>
              <w:rPr>
                <w:noProof/>
                <w:webHidden/>
              </w:rPr>
              <w:fldChar w:fldCharType="end"/>
            </w:r>
          </w:hyperlink>
        </w:p>
        <w:p w14:paraId="0D3C88E3" w14:textId="77777777" w:rsidR="00B43631" w:rsidRDefault="00B43631">
          <w:pPr>
            <w:pStyle w:val="Inhopg2"/>
            <w:rPr>
              <w:rFonts w:eastAsiaTheme="minorEastAsia"/>
              <w:noProof/>
              <w:sz w:val="22"/>
              <w:lang w:eastAsia="nl-NL"/>
            </w:rPr>
          </w:pPr>
          <w:hyperlink w:anchor="_Toc499818748" w:history="1">
            <w:r w:rsidRPr="0032335F">
              <w:rPr>
                <w:rStyle w:val="Hyperlink"/>
                <w:noProof/>
              </w:rPr>
              <w:t>4.3</w:t>
            </w:r>
            <w:r>
              <w:rPr>
                <w:rFonts w:eastAsiaTheme="minorEastAsia"/>
                <w:noProof/>
                <w:sz w:val="22"/>
                <w:lang w:eastAsia="nl-NL"/>
              </w:rPr>
              <w:tab/>
            </w:r>
            <w:r w:rsidRPr="0032335F">
              <w:rPr>
                <w:rStyle w:val="Hyperlink"/>
                <w:noProof/>
              </w:rPr>
              <w:t>Groter dan en kleiner dan</w:t>
            </w:r>
            <w:r>
              <w:rPr>
                <w:noProof/>
                <w:webHidden/>
              </w:rPr>
              <w:tab/>
            </w:r>
            <w:r>
              <w:rPr>
                <w:noProof/>
                <w:webHidden/>
              </w:rPr>
              <w:fldChar w:fldCharType="begin"/>
            </w:r>
            <w:r>
              <w:rPr>
                <w:noProof/>
                <w:webHidden/>
              </w:rPr>
              <w:instrText xml:space="preserve"> PAGEREF _Toc499818748 \h </w:instrText>
            </w:r>
            <w:r>
              <w:rPr>
                <w:noProof/>
                <w:webHidden/>
              </w:rPr>
            </w:r>
            <w:r>
              <w:rPr>
                <w:noProof/>
                <w:webHidden/>
              </w:rPr>
              <w:fldChar w:fldCharType="separate"/>
            </w:r>
            <w:r w:rsidR="00980912">
              <w:rPr>
                <w:noProof/>
                <w:webHidden/>
              </w:rPr>
              <w:t>19</w:t>
            </w:r>
            <w:r>
              <w:rPr>
                <w:noProof/>
                <w:webHidden/>
              </w:rPr>
              <w:fldChar w:fldCharType="end"/>
            </w:r>
          </w:hyperlink>
        </w:p>
        <w:p w14:paraId="665C2E06" w14:textId="77777777" w:rsidR="00B43631" w:rsidRDefault="00B43631">
          <w:pPr>
            <w:pStyle w:val="Inhopg3"/>
            <w:rPr>
              <w:rFonts w:eastAsiaTheme="minorEastAsia"/>
              <w:i w:val="0"/>
              <w:noProof/>
              <w:sz w:val="22"/>
              <w:lang w:eastAsia="nl-NL"/>
            </w:rPr>
          </w:pPr>
          <w:hyperlink w:anchor="_Toc499818749" w:history="1">
            <w:r w:rsidRPr="0032335F">
              <w:rPr>
                <w:rStyle w:val="Hyperlink"/>
                <w:noProof/>
              </w:rPr>
              <w:t>4.3.1</w:t>
            </w:r>
            <w:r>
              <w:rPr>
                <w:rFonts w:eastAsiaTheme="minorEastAsia"/>
                <w:i w:val="0"/>
                <w:noProof/>
                <w:sz w:val="22"/>
                <w:lang w:eastAsia="nl-NL"/>
              </w:rPr>
              <w:tab/>
            </w:r>
            <w:r w:rsidRPr="0032335F">
              <w:rPr>
                <w:rStyle w:val="Hyperlink"/>
                <w:noProof/>
              </w:rPr>
              <w:t>De opbouw op basis van de AND, OR en NOT</w:t>
            </w:r>
            <w:r>
              <w:rPr>
                <w:noProof/>
                <w:webHidden/>
              </w:rPr>
              <w:tab/>
            </w:r>
            <w:r>
              <w:rPr>
                <w:noProof/>
                <w:webHidden/>
              </w:rPr>
              <w:fldChar w:fldCharType="begin"/>
            </w:r>
            <w:r>
              <w:rPr>
                <w:noProof/>
                <w:webHidden/>
              </w:rPr>
              <w:instrText xml:space="preserve"> PAGEREF _Toc499818749 \h </w:instrText>
            </w:r>
            <w:r>
              <w:rPr>
                <w:noProof/>
                <w:webHidden/>
              </w:rPr>
            </w:r>
            <w:r>
              <w:rPr>
                <w:noProof/>
                <w:webHidden/>
              </w:rPr>
              <w:fldChar w:fldCharType="separate"/>
            </w:r>
            <w:r w:rsidR="00980912">
              <w:rPr>
                <w:noProof/>
                <w:webHidden/>
              </w:rPr>
              <w:t>19</w:t>
            </w:r>
            <w:r>
              <w:rPr>
                <w:noProof/>
                <w:webHidden/>
              </w:rPr>
              <w:fldChar w:fldCharType="end"/>
            </w:r>
          </w:hyperlink>
        </w:p>
        <w:p w14:paraId="795E99E8" w14:textId="77777777" w:rsidR="00B43631" w:rsidRDefault="00B43631">
          <w:pPr>
            <w:pStyle w:val="Inhopg2"/>
            <w:rPr>
              <w:rFonts w:eastAsiaTheme="minorEastAsia"/>
              <w:noProof/>
              <w:sz w:val="22"/>
              <w:lang w:eastAsia="nl-NL"/>
            </w:rPr>
          </w:pPr>
          <w:hyperlink w:anchor="_Toc499818750" w:history="1">
            <w:r w:rsidRPr="0032335F">
              <w:rPr>
                <w:rStyle w:val="Hyperlink"/>
                <w:noProof/>
              </w:rPr>
              <w:t>4.4</w:t>
            </w:r>
            <w:r>
              <w:rPr>
                <w:rFonts w:eastAsiaTheme="minorEastAsia"/>
                <w:noProof/>
                <w:sz w:val="22"/>
                <w:lang w:eastAsia="nl-NL"/>
              </w:rPr>
              <w:tab/>
            </w:r>
            <w:r w:rsidRPr="0032335F">
              <w:rPr>
                <w:rStyle w:val="Hyperlink"/>
                <w:noProof/>
              </w:rPr>
              <w:t>Vragen en opdrachten</w:t>
            </w:r>
            <w:r>
              <w:rPr>
                <w:noProof/>
                <w:webHidden/>
              </w:rPr>
              <w:tab/>
            </w:r>
            <w:r>
              <w:rPr>
                <w:noProof/>
                <w:webHidden/>
              </w:rPr>
              <w:fldChar w:fldCharType="begin"/>
            </w:r>
            <w:r>
              <w:rPr>
                <w:noProof/>
                <w:webHidden/>
              </w:rPr>
              <w:instrText xml:space="preserve"> PAGEREF _Toc499818750 \h </w:instrText>
            </w:r>
            <w:r>
              <w:rPr>
                <w:noProof/>
                <w:webHidden/>
              </w:rPr>
            </w:r>
            <w:r>
              <w:rPr>
                <w:noProof/>
                <w:webHidden/>
              </w:rPr>
              <w:fldChar w:fldCharType="separate"/>
            </w:r>
            <w:r w:rsidR="00980912">
              <w:rPr>
                <w:noProof/>
                <w:webHidden/>
              </w:rPr>
              <w:t>20</w:t>
            </w:r>
            <w:r>
              <w:rPr>
                <w:noProof/>
                <w:webHidden/>
              </w:rPr>
              <w:fldChar w:fldCharType="end"/>
            </w:r>
          </w:hyperlink>
        </w:p>
        <w:p w14:paraId="3D43518B" w14:textId="77777777" w:rsidR="00B43631" w:rsidRDefault="00B43631">
          <w:pPr>
            <w:pStyle w:val="Inhopg2"/>
            <w:rPr>
              <w:rFonts w:eastAsiaTheme="minorEastAsia"/>
              <w:noProof/>
              <w:sz w:val="22"/>
              <w:lang w:eastAsia="nl-NL"/>
            </w:rPr>
          </w:pPr>
          <w:hyperlink w:anchor="_Toc499818751" w:history="1">
            <w:r w:rsidRPr="0032335F">
              <w:rPr>
                <w:rStyle w:val="Hyperlink"/>
                <w:noProof/>
              </w:rPr>
              <w:t>4.5</w:t>
            </w:r>
            <w:r>
              <w:rPr>
                <w:rFonts w:eastAsiaTheme="minorEastAsia"/>
                <w:noProof/>
                <w:sz w:val="22"/>
                <w:lang w:eastAsia="nl-NL"/>
              </w:rPr>
              <w:tab/>
            </w:r>
            <w:r w:rsidRPr="0032335F">
              <w:rPr>
                <w:rStyle w:val="Hyperlink"/>
                <w:noProof/>
              </w:rPr>
              <w:t>Antwoorden</w:t>
            </w:r>
            <w:r>
              <w:rPr>
                <w:noProof/>
                <w:webHidden/>
              </w:rPr>
              <w:tab/>
            </w:r>
            <w:r>
              <w:rPr>
                <w:noProof/>
                <w:webHidden/>
              </w:rPr>
              <w:fldChar w:fldCharType="begin"/>
            </w:r>
            <w:r>
              <w:rPr>
                <w:noProof/>
                <w:webHidden/>
              </w:rPr>
              <w:instrText xml:space="preserve"> PAGEREF _Toc499818751 \h </w:instrText>
            </w:r>
            <w:r>
              <w:rPr>
                <w:noProof/>
                <w:webHidden/>
              </w:rPr>
            </w:r>
            <w:r>
              <w:rPr>
                <w:noProof/>
                <w:webHidden/>
              </w:rPr>
              <w:fldChar w:fldCharType="separate"/>
            </w:r>
            <w:r w:rsidR="00980912">
              <w:rPr>
                <w:noProof/>
                <w:webHidden/>
              </w:rPr>
              <w:t>21</w:t>
            </w:r>
            <w:r>
              <w:rPr>
                <w:noProof/>
                <w:webHidden/>
              </w:rPr>
              <w:fldChar w:fldCharType="end"/>
            </w:r>
          </w:hyperlink>
        </w:p>
        <w:p w14:paraId="5A9C0980" w14:textId="77777777" w:rsidR="00B43631" w:rsidRDefault="00B43631">
          <w:pPr>
            <w:pStyle w:val="Inhopg2"/>
            <w:rPr>
              <w:rFonts w:eastAsiaTheme="minorEastAsia"/>
              <w:noProof/>
              <w:sz w:val="22"/>
              <w:lang w:eastAsia="nl-NL"/>
            </w:rPr>
          </w:pPr>
          <w:hyperlink w:anchor="_Toc499818752" w:history="1">
            <w:r w:rsidRPr="0032335F">
              <w:rPr>
                <w:rStyle w:val="Hyperlink"/>
                <w:noProof/>
              </w:rPr>
              <w:t>4.6</w:t>
            </w:r>
            <w:r>
              <w:rPr>
                <w:rFonts w:eastAsiaTheme="minorEastAsia"/>
                <w:noProof/>
                <w:sz w:val="22"/>
                <w:lang w:eastAsia="nl-NL"/>
              </w:rPr>
              <w:tab/>
            </w:r>
            <w:r w:rsidRPr="0032335F">
              <w:rPr>
                <w:rStyle w:val="Hyperlink"/>
                <w:noProof/>
              </w:rPr>
              <w:t>Element-wise logical operatoren</w:t>
            </w:r>
            <w:r>
              <w:rPr>
                <w:noProof/>
                <w:webHidden/>
              </w:rPr>
              <w:tab/>
            </w:r>
            <w:r>
              <w:rPr>
                <w:noProof/>
                <w:webHidden/>
              </w:rPr>
              <w:fldChar w:fldCharType="begin"/>
            </w:r>
            <w:r>
              <w:rPr>
                <w:noProof/>
                <w:webHidden/>
              </w:rPr>
              <w:instrText xml:space="preserve"> PAGEREF _Toc499818752 \h </w:instrText>
            </w:r>
            <w:r>
              <w:rPr>
                <w:noProof/>
                <w:webHidden/>
              </w:rPr>
            </w:r>
            <w:r>
              <w:rPr>
                <w:noProof/>
                <w:webHidden/>
              </w:rPr>
              <w:fldChar w:fldCharType="separate"/>
            </w:r>
            <w:r w:rsidR="00980912">
              <w:rPr>
                <w:noProof/>
                <w:webHidden/>
              </w:rPr>
              <w:t>22</w:t>
            </w:r>
            <w:r>
              <w:rPr>
                <w:noProof/>
                <w:webHidden/>
              </w:rPr>
              <w:fldChar w:fldCharType="end"/>
            </w:r>
          </w:hyperlink>
        </w:p>
        <w:p w14:paraId="2F2562B2" w14:textId="77777777" w:rsidR="00B43631" w:rsidRDefault="00B43631">
          <w:pPr>
            <w:pStyle w:val="Inhopg3"/>
            <w:rPr>
              <w:rFonts w:eastAsiaTheme="minorEastAsia"/>
              <w:i w:val="0"/>
              <w:noProof/>
              <w:sz w:val="22"/>
              <w:lang w:eastAsia="nl-NL"/>
            </w:rPr>
          </w:pPr>
          <w:hyperlink w:anchor="_Toc499818753" w:history="1">
            <w:r w:rsidRPr="0032335F">
              <w:rPr>
                <w:rStyle w:val="Hyperlink"/>
                <w:noProof/>
              </w:rPr>
              <w:t>4.6.1</w:t>
            </w:r>
            <w:r>
              <w:rPr>
                <w:rFonts w:eastAsiaTheme="minorEastAsia"/>
                <w:i w:val="0"/>
                <w:noProof/>
                <w:sz w:val="22"/>
                <w:lang w:eastAsia="nl-NL"/>
              </w:rPr>
              <w:tab/>
            </w:r>
            <w:r w:rsidRPr="0032335F">
              <w:rPr>
                <w:rStyle w:val="Hyperlink"/>
                <w:noProof/>
              </w:rPr>
              <w:t>Met welk type operator moet worden gewerkt?</w:t>
            </w:r>
            <w:r>
              <w:rPr>
                <w:noProof/>
                <w:webHidden/>
              </w:rPr>
              <w:tab/>
            </w:r>
            <w:r>
              <w:rPr>
                <w:noProof/>
                <w:webHidden/>
              </w:rPr>
              <w:fldChar w:fldCharType="begin"/>
            </w:r>
            <w:r>
              <w:rPr>
                <w:noProof/>
                <w:webHidden/>
              </w:rPr>
              <w:instrText xml:space="preserve"> PAGEREF _Toc499818753 \h </w:instrText>
            </w:r>
            <w:r>
              <w:rPr>
                <w:noProof/>
                <w:webHidden/>
              </w:rPr>
            </w:r>
            <w:r>
              <w:rPr>
                <w:noProof/>
                <w:webHidden/>
              </w:rPr>
              <w:fldChar w:fldCharType="separate"/>
            </w:r>
            <w:r w:rsidR="00980912">
              <w:rPr>
                <w:noProof/>
                <w:webHidden/>
              </w:rPr>
              <w:t>23</w:t>
            </w:r>
            <w:r>
              <w:rPr>
                <w:noProof/>
                <w:webHidden/>
              </w:rPr>
              <w:fldChar w:fldCharType="end"/>
            </w:r>
          </w:hyperlink>
        </w:p>
        <w:p w14:paraId="48480F6B" w14:textId="77777777" w:rsidR="00B43631" w:rsidRDefault="00B43631">
          <w:pPr>
            <w:pStyle w:val="Inhopg3"/>
            <w:rPr>
              <w:rFonts w:eastAsiaTheme="minorEastAsia"/>
              <w:i w:val="0"/>
              <w:noProof/>
              <w:sz w:val="22"/>
              <w:lang w:eastAsia="nl-NL"/>
            </w:rPr>
          </w:pPr>
          <w:hyperlink w:anchor="_Toc499818754" w:history="1">
            <w:r w:rsidRPr="0032335F">
              <w:rPr>
                <w:rStyle w:val="Hyperlink"/>
                <w:noProof/>
              </w:rPr>
              <w:t>4.6.2</w:t>
            </w:r>
            <w:r>
              <w:rPr>
                <w:rFonts w:eastAsiaTheme="minorEastAsia"/>
                <w:i w:val="0"/>
                <w:noProof/>
                <w:sz w:val="22"/>
                <w:lang w:eastAsia="nl-NL"/>
              </w:rPr>
              <w:tab/>
            </w:r>
            <w:r w:rsidRPr="0032335F">
              <w:rPr>
                <w:rStyle w:val="Hyperlink"/>
                <w:noProof/>
              </w:rPr>
              <w:t>Een ander effect van de short-circuit operator</w:t>
            </w:r>
            <w:r>
              <w:rPr>
                <w:noProof/>
                <w:webHidden/>
              </w:rPr>
              <w:tab/>
            </w:r>
            <w:r>
              <w:rPr>
                <w:noProof/>
                <w:webHidden/>
              </w:rPr>
              <w:fldChar w:fldCharType="begin"/>
            </w:r>
            <w:r>
              <w:rPr>
                <w:noProof/>
                <w:webHidden/>
              </w:rPr>
              <w:instrText xml:space="preserve"> PAGEREF _Toc499818754 \h </w:instrText>
            </w:r>
            <w:r>
              <w:rPr>
                <w:noProof/>
                <w:webHidden/>
              </w:rPr>
            </w:r>
            <w:r>
              <w:rPr>
                <w:noProof/>
                <w:webHidden/>
              </w:rPr>
              <w:fldChar w:fldCharType="separate"/>
            </w:r>
            <w:r w:rsidR="00980912">
              <w:rPr>
                <w:noProof/>
                <w:webHidden/>
              </w:rPr>
              <w:t>23</w:t>
            </w:r>
            <w:r>
              <w:rPr>
                <w:noProof/>
                <w:webHidden/>
              </w:rPr>
              <w:fldChar w:fldCharType="end"/>
            </w:r>
          </w:hyperlink>
        </w:p>
        <w:p w14:paraId="0F846406" w14:textId="77777777" w:rsidR="00B43631" w:rsidRDefault="00B43631">
          <w:pPr>
            <w:pStyle w:val="Inhopg2"/>
            <w:rPr>
              <w:rFonts w:eastAsiaTheme="minorEastAsia"/>
              <w:noProof/>
              <w:sz w:val="22"/>
              <w:lang w:eastAsia="nl-NL"/>
            </w:rPr>
          </w:pPr>
          <w:hyperlink w:anchor="_Toc499818755" w:history="1">
            <w:r w:rsidRPr="0032335F">
              <w:rPr>
                <w:rStyle w:val="Hyperlink"/>
                <w:noProof/>
              </w:rPr>
              <w:t>4.7</w:t>
            </w:r>
            <w:r>
              <w:rPr>
                <w:rFonts w:eastAsiaTheme="minorEastAsia"/>
                <w:noProof/>
                <w:sz w:val="22"/>
                <w:lang w:eastAsia="nl-NL"/>
              </w:rPr>
              <w:tab/>
            </w:r>
            <w:r w:rsidRPr="0032335F">
              <w:rPr>
                <w:rStyle w:val="Hyperlink"/>
                <w:noProof/>
              </w:rPr>
              <w:t>Vragen en opdrachten</w:t>
            </w:r>
            <w:r>
              <w:rPr>
                <w:noProof/>
                <w:webHidden/>
              </w:rPr>
              <w:tab/>
            </w:r>
            <w:r>
              <w:rPr>
                <w:noProof/>
                <w:webHidden/>
              </w:rPr>
              <w:fldChar w:fldCharType="begin"/>
            </w:r>
            <w:r>
              <w:rPr>
                <w:noProof/>
                <w:webHidden/>
              </w:rPr>
              <w:instrText xml:space="preserve"> PAGEREF _Toc499818755 \h </w:instrText>
            </w:r>
            <w:r>
              <w:rPr>
                <w:noProof/>
                <w:webHidden/>
              </w:rPr>
            </w:r>
            <w:r>
              <w:rPr>
                <w:noProof/>
                <w:webHidden/>
              </w:rPr>
              <w:fldChar w:fldCharType="separate"/>
            </w:r>
            <w:r w:rsidR="00980912">
              <w:rPr>
                <w:noProof/>
                <w:webHidden/>
              </w:rPr>
              <w:t>24</w:t>
            </w:r>
            <w:r>
              <w:rPr>
                <w:noProof/>
                <w:webHidden/>
              </w:rPr>
              <w:fldChar w:fldCharType="end"/>
            </w:r>
          </w:hyperlink>
        </w:p>
        <w:p w14:paraId="64FE0016" w14:textId="77777777" w:rsidR="00B43631" w:rsidRDefault="00B43631">
          <w:pPr>
            <w:pStyle w:val="Inhopg2"/>
            <w:rPr>
              <w:rFonts w:eastAsiaTheme="minorEastAsia"/>
              <w:noProof/>
              <w:sz w:val="22"/>
              <w:lang w:eastAsia="nl-NL"/>
            </w:rPr>
          </w:pPr>
          <w:hyperlink w:anchor="_Toc499818756" w:history="1">
            <w:r w:rsidRPr="0032335F">
              <w:rPr>
                <w:rStyle w:val="Hyperlink"/>
                <w:noProof/>
              </w:rPr>
              <w:t>4.8</w:t>
            </w:r>
            <w:r>
              <w:rPr>
                <w:rFonts w:eastAsiaTheme="minorEastAsia"/>
                <w:noProof/>
                <w:sz w:val="22"/>
                <w:lang w:eastAsia="nl-NL"/>
              </w:rPr>
              <w:tab/>
            </w:r>
            <w:r w:rsidRPr="0032335F">
              <w:rPr>
                <w:rStyle w:val="Hyperlink"/>
                <w:noProof/>
              </w:rPr>
              <w:t>Antwoorden</w:t>
            </w:r>
            <w:r>
              <w:rPr>
                <w:noProof/>
                <w:webHidden/>
              </w:rPr>
              <w:tab/>
            </w:r>
            <w:r>
              <w:rPr>
                <w:noProof/>
                <w:webHidden/>
              </w:rPr>
              <w:fldChar w:fldCharType="begin"/>
            </w:r>
            <w:r>
              <w:rPr>
                <w:noProof/>
                <w:webHidden/>
              </w:rPr>
              <w:instrText xml:space="preserve"> PAGEREF _Toc499818756 \h </w:instrText>
            </w:r>
            <w:r>
              <w:rPr>
                <w:noProof/>
                <w:webHidden/>
              </w:rPr>
            </w:r>
            <w:r>
              <w:rPr>
                <w:noProof/>
                <w:webHidden/>
              </w:rPr>
              <w:fldChar w:fldCharType="separate"/>
            </w:r>
            <w:r w:rsidR="00980912">
              <w:rPr>
                <w:noProof/>
                <w:webHidden/>
              </w:rPr>
              <w:t>25</w:t>
            </w:r>
            <w:r>
              <w:rPr>
                <w:noProof/>
                <w:webHidden/>
              </w:rPr>
              <w:fldChar w:fldCharType="end"/>
            </w:r>
          </w:hyperlink>
        </w:p>
        <w:p w14:paraId="7F5637E3" w14:textId="77777777" w:rsidR="00B43631" w:rsidRDefault="00B43631">
          <w:pPr>
            <w:pStyle w:val="Inhopg1"/>
            <w:rPr>
              <w:rFonts w:eastAsiaTheme="minorEastAsia"/>
              <w:b w:val="0"/>
              <w:noProof/>
              <w:lang w:eastAsia="nl-NL"/>
            </w:rPr>
          </w:pPr>
          <w:hyperlink w:anchor="_Toc499818757" w:history="1">
            <w:r w:rsidRPr="0032335F">
              <w:rPr>
                <w:rStyle w:val="Hyperlink"/>
                <w:noProof/>
              </w:rPr>
              <w:t>5</w:t>
            </w:r>
            <w:r>
              <w:rPr>
                <w:rFonts w:eastAsiaTheme="minorEastAsia"/>
                <w:b w:val="0"/>
                <w:noProof/>
                <w:lang w:eastAsia="nl-NL"/>
              </w:rPr>
              <w:tab/>
            </w:r>
            <w:r w:rsidRPr="0032335F">
              <w:rPr>
                <w:rStyle w:val="Hyperlink"/>
                <w:noProof/>
              </w:rPr>
              <w:t>Het maken van beslissingen</w:t>
            </w:r>
            <w:r>
              <w:rPr>
                <w:noProof/>
                <w:webHidden/>
              </w:rPr>
              <w:tab/>
            </w:r>
            <w:r>
              <w:rPr>
                <w:noProof/>
                <w:webHidden/>
              </w:rPr>
              <w:fldChar w:fldCharType="begin"/>
            </w:r>
            <w:r>
              <w:rPr>
                <w:noProof/>
                <w:webHidden/>
              </w:rPr>
              <w:instrText xml:space="preserve"> PAGEREF _Toc499818757 \h </w:instrText>
            </w:r>
            <w:r>
              <w:rPr>
                <w:noProof/>
                <w:webHidden/>
              </w:rPr>
            </w:r>
            <w:r>
              <w:rPr>
                <w:noProof/>
                <w:webHidden/>
              </w:rPr>
              <w:fldChar w:fldCharType="separate"/>
            </w:r>
            <w:r w:rsidR="00980912">
              <w:rPr>
                <w:noProof/>
                <w:webHidden/>
              </w:rPr>
              <w:t>26</w:t>
            </w:r>
            <w:r>
              <w:rPr>
                <w:noProof/>
                <w:webHidden/>
              </w:rPr>
              <w:fldChar w:fldCharType="end"/>
            </w:r>
          </w:hyperlink>
        </w:p>
        <w:p w14:paraId="29AAEEE3" w14:textId="77777777" w:rsidR="00B43631" w:rsidRDefault="00B43631">
          <w:pPr>
            <w:pStyle w:val="Inhopg2"/>
            <w:rPr>
              <w:rFonts w:eastAsiaTheme="minorEastAsia"/>
              <w:noProof/>
              <w:sz w:val="22"/>
              <w:lang w:eastAsia="nl-NL"/>
            </w:rPr>
          </w:pPr>
          <w:hyperlink w:anchor="_Toc499818758" w:history="1">
            <w:r w:rsidRPr="0032335F">
              <w:rPr>
                <w:rStyle w:val="Hyperlink"/>
                <w:noProof/>
              </w:rPr>
              <w:t>5.1</w:t>
            </w:r>
            <w:r>
              <w:rPr>
                <w:rFonts w:eastAsiaTheme="minorEastAsia"/>
                <w:noProof/>
                <w:sz w:val="22"/>
                <w:lang w:eastAsia="nl-NL"/>
              </w:rPr>
              <w:tab/>
            </w:r>
            <w:r w:rsidRPr="0032335F">
              <w:rPr>
                <w:rStyle w:val="Hyperlink"/>
                <w:noProof/>
              </w:rPr>
              <w:t>Als-dan (if)</w:t>
            </w:r>
            <w:r>
              <w:rPr>
                <w:noProof/>
                <w:webHidden/>
              </w:rPr>
              <w:tab/>
            </w:r>
            <w:r>
              <w:rPr>
                <w:noProof/>
                <w:webHidden/>
              </w:rPr>
              <w:fldChar w:fldCharType="begin"/>
            </w:r>
            <w:r>
              <w:rPr>
                <w:noProof/>
                <w:webHidden/>
              </w:rPr>
              <w:instrText xml:space="preserve"> PAGEREF _Toc499818758 \h </w:instrText>
            </w:r>
            <w:r>
              <w:rPr>
                <w:noProof/>
                <w:webHidden/>
              </w:rPr>
            </w:r>
            <w:r>
              <w:rPr>
                <w:noProof/>
                <w:webHidden/>
              </w:rPr>
              <w:fldChar w:fldCharType="separate"/>
            </w:r>
            <w:r w:rsidR="00980912">
              <w:rPr>
                <w:noProof/>
                <w:webHidden/>
              </w:rPr>
              <w:t>26</w:t>
            </w:r>
            <w:r>
              <w:rPr>
                <w:noProof/>
                <w:webHidden/>
              </w:rPr>
              <w:fldChar w:fldCharType="end"/>
            </w:r>
          </w:hyperlink>
        </w:p>
        <w:p w14:paraId="1D9B31D7" w14:textId="77777777" w:rsidR="00B43631" w:rsidRDefault="00B43631">
          <w:pPr>
            <w:pStyle w:val="Inhopg3"/>
            <w:rPr>
              <w:rFonts w:eastAsiaTheme="minorEastAsia"/>
              <w:i w:val="0"/>
              <w:noProof/>
              <w:sz w:val="22"/>
              <w:lang w:eastAsia="nl-NL"/>
            </w:rPr>
          </w:pPr>
          <w:hyperlink w:anchor="_Toc499818759" w:history="1">
            <w:r w:rsidRPr="0032335F">
              <w:rPr>
                <w:rStyle w:val="Hyperlink"/>
                <w:noProof/>
              </w:rPr>
              <w:t>5.1.1</w:t>
            </w:r>
            <w:r>
              <w:rPr>
                <w:rFonts w:eastAsiaTheme="minorEastAsia"/>
                <w:i w:val="0"/>
                <w:noProof/>
                <w:sz w:val="22"/>
                <w:lang w:eastAsia="nl-NL"/>
              </w:rPr>
              <w:tab/>
            </w:r>
            <w:r w:rsidRPr="0032335F">
              <w:rPr>
                <w:rStyle w:val="Hyperlink"/>
                <w:noProof/>
              </w:rPr>
              <w:t>Wanneer wordt het if-statement uitgevoerd?</w:t>
            </w:r>
            <w:r>
              <w:rPr>
                <w:noProof/>
                <w:webHidden/>
              </w:rPr>
              <w:tab/>
            </w:r>
            <w:r>
              <w:rPr>
                <w:noProof/>
                <w:webHidden/>
              </w:rPr>
              <w:fldChar w:fldCharType="begin"/>
            </w:r>
            <w:r>
              <w:rPr>
                <w:noProof/>
                <w:webHidden/>
              </w:rPr>
              <w:instrText xml:space="preserve"> PAGEREF _Toc499818759 \h </w:instrText>
            </w:r>
            <w:r>
              <w:rPr>
                <w:noProof/>
                <w:webHidden/>
              </w:rPr>
            </w:r>
            <w:r>
              <w:rPr>
                <w:noProof/>
                <w:webHidden/>
              </w:rPr>
              <w:fldChar w:fldCharType="separate"/>
            </w:r>
            <w:r w:rsidR="00980912">
              <w:rPr>
                <w:noProof/>
                <w:webHidden/>
              </w:rPr>
              <w:t>27</w:t>
            </w:r>
            <w:r>
              <w:rPr>
                <w:noProof/>
                <w:webHidden/>
              </w:rPr>
              <w:fldChar w:fldCharType="end"/>
            </w:r>
          </w:hyperlink>
        </w:p>
        <w:p w14:paraId="65D3C17F" w14:textId="77777777" w:rsidR="00B43631" w:rsidRDefault="00B43631">
          <w:pPr>
            <w:pStyle w:val="Inhopg2"/>
            <w:rPr>
              <w:rFonts w:eastAsiaTheme="minorEastAsia"/>
              <w:noProof/>
              <w:sz w:val="22"/>
              <w:lang w:eastAsia="nl-NL"/>
            </w:rPr>
          </w:pPr>
          <w:hyperlink w:anchor="_Toc499818760" w:history="1">
            <w:r w:rsidRPr="0032335F">
              <w:rPr>
                <w:rStyle w:val="Hyperlink"/>
                <w:noProof/>
              </w:rPr>
              <w:t>5.2</w:t>
            </w:r>
            <w:r>
              <w:rPr>
                <w:rFonts w:eastAsiaTheme="minorEastAsia"/>
                <w:noProof/>
                <w:sz w:val="22"/>
                <w:lang w:eastAsia="nl-NL"/>
              </w:rPr>
              <w:tab/>
            </w:r>
            <w:r w:rsidRPr="0032335F">
              <w:rPr>
                <w:rStyle w:val="Hyperlink"/>
                <w:noProof/>
              </w:rPr>
              <w:t>Als-dan-anders (if-else)</w:t>
            </w:r>
            <w:r>
              <w:rPr>
                <w:noProof/>
                <w:webHidden/>
              </w:rPr>
              <w:tab/>
            </w:r>
            <w:r>
              <w:rPr>
                <w:noProof/>
                <w:webHidden/>
              </w:rPr>
              <w:fldChar w:fldCharType="begin"/>
            </w:r>
            <w:r>
              <w:rPr>
                <w:noProof/>
                <w:webHidden/>
              </w:rPr>
              <w:instrText xml:space="preserve"> PAGEREF _Toc499818760 \h </w:instrText>
            </w:r>
            <w:r>
              <w:rPr>
                <w:noProof/>
                <w:webHidden/>
              </w:rPr>
            </w:r>
            <w:r>
              <w:rPr>
                <w:noProof/>
                <w:webHidden/>
              </w:rPr>
              <w:fldChar w:fldCharType="separate"/>
            </w:r>
            <w:r w:rsidR="00980912">
              <w:rPr>
                <w:noProof/>
                <w:webHidden/>
              </w:rPr>
              <w:t>27</w:t>
            </w:r>
            <w:r>
              <w:rPr>
                <w:noProof/>
                <w:webHidden/>
              </w:rPr>
              <w:fldChar w:fldCharType="end"/>
            </w:r>
          </w:hyperlink>
        </w:p>
        <w:p w14:paraId="07B30E6A" w14:textId="77777777" w:rsidR="00B43631" w:rsidRDefault="00B43631">
          <w:pPr>
            <w:pStyle w:val="Inhopg2"/>
            <w:rPr>
              <w:rFonts w:eastAsiaTheme="minorEastAsia"/>
              <w:noProof/>
              <w:sz w:val="22"/>
              <w:lang w:eastAsia="nl-NL"/>
            </w:rPr>
          </w:pPr>
          <w:hyperlink w:anchor="_Toc499818761" w:history="1">
            <w:r w:rsidRPr="0032335F">
              <w:rPr>
                <w:rStyle w:val="Hyperlink"/>
                <w:noProof/>
              </w:rPr>
              <w:t>5.3</w:t>
            </w:r>
            <w:r>
              <w:rPr>
                <w:rFonts w:eastAsiaTheme="minorEastAsia"/>
                <w:noProof/>
                <w:sz w:val="22"/>
                <w:lang w:eastAsia="nl-NL"/>
              </w:rPr>
              <w:tab/>
            </w:r>
            <w:r w:rsidRPr="0032335F">
              <w:rPr>
                <w:rStyle w:val="Hyperlink"/>
                <w:noProof/>
              </w:rPr>
              <w:t>Meerdere expressies tegelijkertijd testen</w:t>
            </w:r>
            <w:r>
              <w:rPr>
                <w:noProof/>
                <w:webHidden/>
              </w:rPr>
              <w:tab/>
            </w:r>
            <w:r>
              <w:rPr>
                <w:noProof/>
                <w:webHidden/>
              </w:rPr>
              <w:fldChar w:fldCharType="begin"/>
            </w:r>
            <w:r>
              <w:rPr>
                <w:noProof/>
                <w:webHidden/>
              </w:rPr>
              <w:instrText xml:space="preserve"> PAGEREF _Toc499818761 \h </w:instrText>
            </w:r>
            <w:r>
              <w:rPr>
                <w:noProof/>
                <w:webHidden/>
              </w:rPr>
            </w:r>
            <w:r>
              <w:rPr>
                <w:noProof/>
                <w:webHidden/>
              </w:rPr>
              <w:fldChar w:fldCharType="separate"/>
            </w:r>
            <w:r w:rsidR="00980912">
              <w:rPr>
                <w:noProof/>
                <w:webHidden/>
              </w:rPr>
              <w:t>28</w:t>
            </w:r>
            <w:r>
              <w:rPr>
                <w:noProof/>
                <w:webHidden/>
              </w:rPr>
              <w:fldChar w:fldCharType="end"/>
            </w:r>
          </w:hyperlink>
        </w:p>
        <w:p w14:paraId="7B3CB3D9" w14:textId="77777777" w:rsidR="00B43631" w:rsidRDefault="00B43631">
          <w:pPr>
            <w:pStyle w:val="Inhopg2"/>
            <w:rPr>
              <w:rFonts w:eastAsiaTheme="minorEastAsia"/>
              <w:noProof/>
              <w:sz w:val="22"/>
              <w:lang w:eastAsia="nl-NL"/>
            </w:rPr>
          </w:pPr>
          <w:hyperlink w:anchor="_Toc499818762" w:history="1">
            <w:r w:rsidRPr="0032335F">
              <w:rPr>
                <w:rStyle w:val="Hyperlink"/>
                <w:noProof/>
              </w:rPr>
              <w:t>5.4</w:t>
            </w:r>
            <w:r>
              <w:rPr>
                <w:rFonts w:eastAsiaTheme="minorEastAsia"/>
                <w:noProof/>
                <w:sz w:val="22"/>
                <w:lang w:eastAsia="nl-NL"/>
              </w:rPr>
              <w:tab/>
            </w:r>
            <w:r w:rsidRPr="0032335F">
              <w:rPr>
                <w:rStyle w:val="Hyperlink"/>
                <w:noProof/>
              </w:rPr>
              <w:t>Een beslissing met meerdere antwoorden</w:t>
            </w:r>
            <w:r>
              <w:rPr>
                <w:noProof/>
                <w:webHidden/>
              </w:rPr>
              <w:tab/>
            </w:r>
            <w:r>
              <w:rPr>
                <w:noProof/>
                <w:webHidden/>
              </w:rPr>
              <w:fldChar w:fldCharType="begin"/>
            </w:r>
            <w:r>
              <w:rPr>
                <w:noProof/>
                <w:webHidden/>
              </w:rPr>
              <w:instrText xml:space="preserve"> PAGEREF _Toc499818762 \h </w:instrText>
            </w:r>
            <w:r>
              <w:rPr>
                <w:noProof/>
                <w:webHidden/>
              </w:rPr>
            </w:r>
            <w:r>
              <w:rPr>
                <w:noProof/>
                <w:webHidden/>
              </w:rPr>
              <w:fldChar w:fldCharType="separate"/>
            </w:r>
            <w:r w:rsidR="00980912">
              <w:rPr>
                <w:noProof/>
                <w:webHidden/>
              </w:rPr>
              <w:t>28</w:t>
            </w:r>
            <w:r>
              <w:rPr>
                <w:noProof/>
                <w:webHidden/>
              </w:rPr>
              <w:fldChar w:fldCharType="end"/>
            </w:r>
          </w:hyperlink>
        </w:p>
        <w:p w14:paraId="62CC86A3" w14:textId="77777777" w:rsidR="00B43631" w:rsidRDefault="00B43631">
          <w:pPr>
            <w:pStyle w:val="Inhopg3"/>
            <w:rPr>
              <w:rFonts w:eastAsiaTheme="minorEastAsia"/>
              <w:i w:val="0"/>
              <w:noProof/>
              <w:sz w:val="22"/>
              <w:lang w:eastAsia="nl-NL"/>
            </w:rPr>
          </w:pPr>
          <w:hyperlink w:anchor="_Toc499818763" w:history="1">
            <w:r w:rsidRPr="0032335F">
              <w:rPr>
                <w:rStyle w:val="Hyperlink"/>
                <w:noProof/>
              </w:rPr>
              <w:t>5.4.1</w:t>
            </w:r>
            <w:r>
              <w:rPr>
                <w:rFonts w:eastAsiaTheme="minorEastAsia"/>
                <w:i w:val="0"/>
                <w:noProof/>
                <w:sz w:val="22"/>
                <w:lang w:eastAsia="nl-NL"/>
              </w:rPr>
              <w:tab/>
            </w:r>
            <w:r w:rsidRPr="0032335F">
              <w:rPr>
                <w:rStyle w:val="Hyperlink"/>
                <w:noProof/>
              </w:rPr>
              <w:t>Bij geen enkele juiste casus</w:t>
            </w:r>
            <w:r>
              <w:rPr>
                <w:noProof/>
                <w:webHidden/>
              </w:rPr>
              <w:tab/>
            </w:r>
            <w:r>
              <w:rPr>
                <w:noProof/>
                <w:webHidden/>
              </w:rPr>
              <w:fldChar w:fldCharType="begin"/>
            </w:r>
            <w:r>
              <w:rPr>
                <w:noProof/>
                <w:webHidden/>
              </w:rPr>
              <w:instrText xml:space="preserve"> PAGEREF _Toc499818763 \h </w:instrText>
            </w:r>
            <w:r>
              <w:rPr>
                <w:noProof/>
                <w:webHidden/>
              </w:rPr>
            </w:r>
            <w:r>
              <w:rPr>
                <w:noProof/>
                <w:webHidden/>
              </w:rPr>
              <w:fldChar w:fldCharType="separate"/>
            </w:r>
            <w:r w:rsidR="00980912">
              <w:rPr>
                <w:noProof/>
                <w:webHidden/>
              </w:rPr>
              <w:t>29</w:t>
            </w:r>
            <w:r>
              <w:rPr>
                <w:noProof/>
                <w:webHidden/>
              </w:rPr>
              <w:fldChar w:fldCharType="end"/>
            </w:r>
          </w:hyperlink>
        </w:p>
        <w:p w14:paraId="5B561054" w14:textId="77777777" w:rsidR="00B43631" w:rsidRDefault="00B43631">
          <w:pPr>
            <w:pStyle w:val="Inhopg2"/>
            <w:rPr>
              <w:rFonts w:eastAsiaTheme="minorEastAsia"/>
              <w:noProof/>
              <w:sz w:val="22"/>
              <w:lang w:eastAsia="nl-NL"/>
            </w:rPr>
          </w:pPr>
          <w:hyperlink w:anchor="_Toc499818764" w:history="1">
            <w:r w:rsidRPr="0032335F">
              <w:rPr>
                <w:rStyle w:val="Hyperlink"/>
                <w:noProof/>
              </w:rPr>
              <w:t>5.5</w:t>
            </w:r>
            <w:r>
              <w:rPr>
                <w:rFonts w:eastAsiaTheme="minorEastAsia"/>
                <w:noProof/>
                <w:sz w:val="22"/>
                <w:lang w:eastAsia="nl-NL"/>
              </w:rPr>
              <w:tab/>
            </w:r>
            <w:r w:rsidRPr="0032335F">
              <w:rPr>
                <w:rStyle w:val="Hyperlink"/>
                <w:noProof/>
              </w:rPr>
              <w:t>Vragen en opdrachten</w:t>
            </w:r>
            <w:r>
              <w:rPr>
                <w:noProof/>
                <w:webHidden/>
              </w:rPr>
              <w:tab/>
            </w:r>
            <w:r>
              <w:rPr>
                <w:noProof/>
                <w:webHidden/>
              </w:rPr>
              <w:fldChar w:fldCharType="begin"/>
            </w:r>
            <w:r>
              <w:rPr>
                <w:noProof/>
                <w:webHidden/>
              </w:rPr>
              <w:instrText xml:space="preserve"> PAGEREF _Toc499818764 \h </w:instrText>
            </w:r>
            <w:r>
              <w:rPr>
                <w:noProof/>
                <w:webHidden/>
              </w:rPr>
            </w:r>
            <w:r>
              <w:rPr>
                <w:noProof/>
                <w:webHidden/>
              </w:rPr>
              <w:fldChar w:fldCharType="separate"/>
            </w:r>
            <w:r w:rsidR="00980912">
              <w:rPr>
                <w:noProof/>
                <w:webHidden/>
              </w:rPr>
              <w:t>30</w:t>
            </w:r>
            <w:r>
              <w:rPr>
                <w:noProof/>
                <w:webHidden/>
              </w:rPr>
              <w:fldChar w:fldCharType="end"/>
            </w:r>
          </w:hyperlink>
        </w:p>
        <w:p w14:paraId="0FBD3CB0" w14:textId="77777777" w:rsidR="00B43631" w:rsidRDefault="00B43631">
          <w:pPr>
            <w:pStyle w:val="Inhopg2"/>
            <w:rPr>
              <w:rFonts w:eastAsiaTheme="minorEastAsia"/>
              <w:noProof/>
              <w:sz w:val="22"/>
              <w:lang w:eastAsia="nl-NL"/>
            </w:rPr>
          </w:pPr>
          <w:hyperlink w:anchor="_Toc499818765" w:history="1">
            <w:r w:rsidRPr="0032335F">
              <w:rPr>
                <w:rStyle w:val="Hyperlink"/>
                <w:noProof/>
              </w:rPr>
              <w:t>5.6</w:t>
            </w:r>
            <w:r>
              <w:rPr>
                <w:rFonts w:eastAsiaTheme="minorEastAsia"/>
                <w:noProof/>
                <w:sz w:val="22"/>
                <w:lang w:eastAsia="nl-NL"/>
              </w:rPr>
              <w:tab/>
            </w:r>
            <w:r w:rsidRPr="0032335F">
              <w:rPr>
                <w:rStyle w:val="Hyperlink"/>
                <w:noProof/>
              </w:rPr>
              <w:t>Antwoorden</w:t>
            </w:r>
            <w:r>
              <w:rPr>
                <w:noProof/>
                <w:webHidden/>
              </w:rPr>
              <w:tab/>
            </w:r>
            <w:r>
              <w:rPr>
                <w:noProof/>
                <w:webHidden/>
              </w:rPr>
              <w:fldChar w:fldCharType="begin"/>
            </w:r>
            <w:r>
              <w:rPr>
                <w:noProof/>
                <w:webHidden/>
              </w:rPr>
              <w:instrText xml:space="preserve"> PAGEREF _Toc499818765 \h </w:instrText>
            </w:r>
            <w:r>
              <w:rPr>
                <w:noProof/>
                <w:webHidden/>
              </w:rPr>
            </w:r>
            <w:r>
              <w:rPr>
                <w:noProof/>
                <w:webHidden/>
              </w:rPr>
              <w:fldChar w:fldCharType="separate"/>
            </w:r>
            <w:r w:rsidR="00980912">
              <w:rPr>
                <w:noProof/>
                <w:webHidden/>
              </w:rPr>
              <w:t>33</w:t>
            </w:r>
            <w:r>
              <w:rPr>
                <w:noProof/>
                <w:webHidden/>
              </w:rPr>
              <w:fldChar w:fldCharType="end"/>
            </w:r>
          </w:hyperlink>
        </w:p>
        <w:p w14:paraId="69CDDB11" w14:textId="77777777" w:rsidR="00B43631" w:rsidRDefault="00B43631">
          <w:pPr>
            <w:pStyle w:val="Inhopg1"/>
            <w:rPr>
              <w:rFonts w:eastAsiaTheme="minorEastAsia"/>
              <w:b w:val="0"/>
              <w:noProof/>
              <w:lang w:eastAsia="nl-NL"/>
            </w:rPr>
          </w:pPr>
          <w:hyperlink w:anchor="_Toc499818766" w:history="1">
            <w:r w:rsidRPr="0032335F">
              <w:rPr>
                <w:rStyle w:val="Hyperlink"/>
                <w:noProof/>
              </w:rPr>
              <w:t>6</w:t>
            </w:r>
            <w:r>
              <w:rPr>
                <w:rFonts w:eastAsiaTheme="minorEastAsia"/>
                <w:b w:val="0"/>
                <w:noProof/>
                <w:lang w:eastAsia="nl-NL"/>
              </w:rPr>
              <w:tab/>
            </w:r>
            <w:r w:rsidRPr="0032335F">
              <w:rPr>
                <w:rStyle w:val="Hyperlink"/>
                <w:noProof/>
              </w:rPr>
              <w:t>Set Path</w:t>
            </w:r>
            <w:r>
              <w:rPr>
                <w:noProof/>
                <w:webHidden/>
              </w:rPr>
              <w:tab/>
            </w:r>
            <w:r>
              <w:rPr>
                <w:noProof/>
                <w:webHidden/>
              </w:rPr>
              <w:fldChar w:fldCharType="begin"/>
            </w:r>
            <w:r>
              <w:rPr>
                <w:noProof/>
                <w:webHidden/>
              </w:rPr>
              <w:instrText xml:space="preserve"> PAGEREF _Toc499818766 \h </w:instrText>
            </w:r>
            <w:r>
              <w:rPr>
                <w:noProof/>
                <w:webHidden/>
              </w:rPr>
            </w:r>
            <w:r>
              <w:rPr>
                <w:noProof/>
                <w:webHidden/>
              </w:rPr>
              <w:fldChar w:fldCharType="separate"/>
            </w:r>
            <w:r w:rsidR="00980912">
              <w:rPr>
                <w:noProof/>
                <w:webHidden/>
              </w:rPr>
              <w:t>34</w:t>
            </w:r>
            <w:r>
              <w:rPr>
                <w:noProof/>
                <w:webHidden/>
              </w:rPr>
              <w:fldChar w:fldCharType="end"/>
            </w:r>
          </w:hyperlink>
        </w:p>
        <w:p w14:paraId="1959FEAF" w14:textId="77777777" w:rsidR="00B43631" w:rsidRDefault="00B43631">
          <w:pPr>
            <w:pStyle w:val="Inhopg2"/>
            <w:rPr>
              <w:rFonts w:eastAsiaTheme="minorEastAsia"/>
              <w:noProof/>
              <w:sz w:val="22"/>
              <w:lang w:eastAsia="nl-NL"/>
            </w:rPr>
          </w:pPr>
          <w:hyperlink w:anchor="_Toc499818767" w:history="1">
            <w:r w:rsidRPr="0032335F">
              <w:rPr>
                <w:rStyle w:val="Hyperlink"/>
                <w:noProof/>
              </w:rPr>
              <w:t>6.1</w:t>
            </w:r>
            <w:r>
              <w:rPr>
                <w:rFonts w:eastAsiaTheme="minorEastAsia"/>
                <w:noProof/>
                <w:sz w:val="22"/>
                <w:lang w:eastAsia="nl-NL"/>
              </w:rPr>
              <w:tab/>
            </w:r>
            <w:r w:rsidRPr="0032335F">
              <w:rPr>
                <w:rStyle w:val="Hyperlink"/>
                <w:noProof/>
              </w:rPr>
              <w:t>Voorbereiding</w:t>
            </w:r>
            <w:r>
              <w:rPr>
                <w:noProof/>
                <w:webHidden/>
              </w:rPr>
              <w:tab/>
            </w:r>
            <w:r>
              <w:rPr>
                <w:noProof/>
                <w:webHidden/>
              </w:rPr>
              <w:fldChar w:fldCharType="begin"/>
            </w:r>
            <w:r>
              <w:rPr>
                <w:noProof/>
                <w:webHidden/>
              </w:rPr>
              <w:instrText xml:space="preserve"> PAGEREF _Toc499818767 \h </w:instrText>
            </w:r>
            <w:r>
              <w:rPr>
                <w:noProof/>
                <w:webHidden/>
              </w:rPr>
            </w:r>
            <w:r>
              <w:rPr>
                <w:noProof/>
                <w:webHidden/>
              </w:rPr>
              <w:fldChar w:fldCharType="separate"/>
            </w:r>
            <w:r w:rsidR="00980912">
              <w:rPr>
                <w:noProof/>
                <w:webHidden/>
              </w:rPr>
              <w:t>34</w:t>
            </w:r>
            <w:r>
              <w:rPr>
                <w:noProof/>
                <w:webHidden/>
              </w:rPr>
              <w:fldChar w:fldCharType="end"/>
            </w:r>
          </w:hyperlink>
        </w:p>
        <w:p w14:paraId="2C8C3B72" w14:textId="77777777" w:rsidR="00B43631" w:rsidRDefault="00B43631">
          <w:pPr>
            <w:pStyle w:val="Inhopg2"/>
            <w:rPr>
              <w:rFonts w:eastAsiaTheme="minorEastAsia"/>
              <w:noProof/>
              <w:sz w:val="22"/>
              <w:lang w:eastAsia="nl-NL"/>
            </w:rPr>
          </w:pPr>
          <w:hyperlink w:anchor="_Toc499818768" w:history="1">
            <w:r w:rsidRPr="0032335F">
              <w:rPr>
                <w:rStyle w:val="Hyperlink"/>
                <w:noProof/>
              </w:rPr>
              <w:t>6.2</w:t>
            </w:r>
            <w:r>
              <w:rPr>
                <w:rFonts w:eastAsiaTheme="minorEastAsia"/>
                <w:noProof/>
                <w:sz w:val="22"/>
                <w:lang w:eastAsia="nl-NL"/>
              </w:rPr>
              <w:tab/>
            </w:r>
            <w:r w:rsidRPr="0032335F">
              <w:rPr>
                <w:rStyle w:val="Hyperlink"/>
                <w:noProof/>
              </w:rPr>
              <w:t>Beginnen bij het begin</w:t>
            </w:r>
            <w:r>
              <w:rPr>
                <w:noProof/>
                <w:webHidden/>
              </w:rPr>
              <w:tab/>
            </w:r>
            <w:r>
              <w:rPr>
                <w:noProof/>
                <w:webHidden/>
              </w:rPr>
              <w:fldChar w:fldCharType="begin"/>
            </w:r>
            <w:r>
              <w:rPr>
                <w:noProof/>
                <w:webHidden/>
              </w:rPr>
              <w:instrText xml:space="preserve"> PAGEREF _Toc499818768 \h </w:instrText>
            </w:r>
            <w:r>
              <w:rPr>
                <w:noProof/>
                <w:webHidden/>
              </w:rPr>
            </w:r>
            <w:r>
              <w:rPr>
                <w:noProof/>
                <w:webHidden/>
              </w:rPr>
              <w:fldChar w:fldCharType="separate"/>
            </w:r>
            <w:r w:rsidR="00980912">
              <w:rPr>
                <w:noProof/>
                <w:webHidden/>
              </w:rPr>
              <w:t>34</w:t>
            </w:r>
            <w:r>
              <w:rPr>
                <w:noProof/>
                <w:webHidden/>
              </w:rPr>
              <w:fldChar w:fldCharType="end"/>
            </w:r>
          </w:hyperlink>
        </w:p>
        <w:p w14:paraId="1AD13CEA" w14:textId="77777777" w:rsidR="00B43631" w:rsidRDefault="00B43631">
          <w:pPr>
            <w:pStyle w:val="Inhopg2"/>
            <w:rPr>
              <w:rFonts w:eastAsiaTheme="minorEastAsia"/>
              <w:noProof/>
              <w:sz w:val="22"/>
              <w:lang w:eastAsia="nl-NL"/>
            </w:rPr>
          </w:pPr>
          <w:hyperlink w:anchor="_Toc499818769" w:history="1">
            <w:r w:rsidRPr="0032335F">
              <w:rPr>
                <w:rStyle w:val="Hyperlink"/>
                <w:noProof/>
              </w:rPr>
              <w:t>6.3</w:t>
            </w:r>
            <w:r>
              <w:rPr>
                <w:rFonts w:eastAsiaTheme="minorEastAsia"/>
                <w:noProof/>
                <w:sz w:val="22"/>
                <w:lang w:eastAsia="nl-NL"/>
              </w:rPr>
              <w:tab/>
            </w:r>
            <w:r w:rsidRPr="0032335F">
              <w:rPr>
                <w:rStyle w:val="Hyperlink"/>
                <w:noProof/>
              </w:rPr>
              <w:t>De oplossing voor het probleem</w:t>
            </w:r>
            <w:r>
              <w:rPr>
                <w:noProof/>
                <w:webHidden/>
              </w:rPr>
              <w:tab/>
            </w:r>
            <w:r>
              <w:rPr>
                <w:noProof/>
                <w:webHidden/>
              </w:rPr>
              <w:fldChar w:fldCharType="begin"/>
            </w:r>
            <w:r>
              <w:rPr>
                <w:noProof/>
                <w:webHidden/>
              </w:rPr>
              <w:instrText xml:space="preserve"> PAGEREF _Toc499818769 \h </w:instrText>
            </w:r>
            <w:r>
              <w:rPr>
                <w:noProof/>
                <w:webHidden/>
              </w:rPr>
            </w:r>
            <w:r>
              <w:rPr>
                <w:noProof/>
                <w:webHidden/>
              </w:rPr>
              <w:fldChar w:fldCharType="separate"/>
            </w:r>
            <w:r w:rsidR="00980912">
              <w:rPr>
                <w:noProof/>
                <w:webHidden/>
              </w:rPr>
              <w:t>35</w:t>
            </w:r>
            <w:r>
              <w:rPr>
                <w:noProof/>
                <w:webHidden/>
              </w:rPr>
              <w:fldChar w:fldCharType="end"/>
            </w:r>
          </w:hyperlink>
        </w:p>
        <w:p w14:paraId="681A8ED5" w14:textId="77777777" w:rsidR="00B43631" w:rsidRDefault="00B43631">
          <w:pPr>
            <w:pStyle w:val="Inhopg2"/>
            <w:rPr>
              <w:rFonts w:eastAsiaTheme="minorEastAsia"/>
              <w:noProof/>
              <w:sz w:val="22"/>
              <w:lang w:eastAsia="nl-NL"/>
            </w:rPr>
          </w:pPr>
          <w:hyperlink w:anchor="_Toc499818770" w:history="1">
            <w:r w:rsidRPr="0032335F">
              <w:rPr>
                <w:rStyle w:val="Hyperlink"/>
                <w:noProof/>
              </w:rPr>
              <w:t>6.4</w:t>
            </w:r>
            <w:r>
              <w:rPr>
                <w:rFonts w:eastAsiaTheme="minorEastAsia"/>
                <w:noProof/>
                <w:sz w:val="22"/>
                <w:lang w:eastAsia="nl-NL"/>
              </w:rPr>
              <w:tab/>
            </w:r>
            <w:r w:rsidRPr="0032335F">
              <w:rPr>
                <w:rStyle w:val="Hyperlink"/>
                <w:noProof/>
              </w:rPr>
              <w:t>Conclusie</w:t>
            </w:r>
            <w:r>
              <w:rPr>
                <w:noProof/>
                <w:webHidden/>
              </w:rPr>
              <w:tab/>
            </w:r>
            <w:r>
              <w:rPr>
                <w:noProof/>
                <w:webHidden/>
              </w:rPr>
              <w:fldChar w:fldCharType="begin"/>
            </w:r>
            <w:r>
              <w:rPr>
                <w:noProof/>
                <w:webHidden/>
              </w:rPr>
              <w:instrText xml:space="preserve"> PAGEREF _Toc499818770 \h </w:instrText>
            </w:r>
            <w:r>
              <w:rPr>
                <w:noProof/>
                <w:webHidden/>
              </w:rPr>
            </w:r>
            <w:r>
              <w:rPr>
                <w:noProof/>
                <w:webHidden/>
              </w:rPr>
              <w:fldChar w:fldCharType="separate"/>
            </w:r>
            <w:r w:rsidR="00980912">
              <w:rPr>
                <w:noProof/>
                <w:webHidden/>
              </w:rPr>
              <w:t>37</w:t>
            </w:r>
            <w:r>
              <w:rPr>
                <w:noProof/>
                <w:webHidden/>
              </w:rPr>
              <w:fldChar w:fldCharType="end"/>
            </w:r>
          </w:hyperlink>
        </w:p>
        <w:p w14:paraId="5DE67990" w14:textId="77777777" w:rsidR="00B43631" w:rsidRDefault="00B43631">
          <w:pPr>
            <w:pStyle w:val="Inhopg1"/>
            <w:rPr>
              <w:rFonts w:eastAsiaTheme="minorEastAsia"/>
              <w:b w:val="0"/>
              <w:noProof/>
              <w:lang w:eastAsia="nl-NL"/>
            </w:rPr>
          </w:pPr>
          <w:hyperlink w:anchor="_Toc499818771" w:history="1">
            <w:r w:rsidRPr="0032335F">
              <w:rPr>
                <w:rStyle w:val="Hyperlink"/>
                <w:noProof/>
              </w:rPr>
              <w:t>7</w:t>
            </w:r>
            <w:r>
              <w:rPr>
                <w:rFonts w:eastAsiaTheme="minorEastAsia"/>
                <w:b w:val="0"/>
                <w:noProof/>
                <w:lang w:eastAsia="nl-NL"/>
              </w:rPr>
              <w:tab/>
            </w:r>
            <w:r w:rsidRPr="0032335F">
              <w:rPr>
                <w:rStyle w:val="Hyperlink"/>
                <w:noProof/>
              </w:rPr>
              <w:t>Bronnen</w:t>
            </w:r>
            <w:r>
              <w:rPr>
                <w:noProof/>
                <w:webHidden/>
              </w:rPr>
              <w:tab/>
            </w:r>
            <w:r>
              <w:rPr>
                <w:noProof/>
                <w:webHidden/>
              </w:rPr>
              <w:fldChar w:fldCharType="begin"/>
            </w:r>
            <w:r>
              <w:rPr>
                <w:noProof/>
                <w:webHidden/>
              </w:rPr>
              <w:instrText xml:space="preserve"> PAGEREF _Toc499818771 \h </w:instrText>
            </w:r>
            <w:r>
              <w:rPr>
                <w:noProof/>
                <w:webHidden/>
              </w:rPr>
            </w:r>
            <w:r>
              <w:rPr>
                <w:noProof/>
                <w:webHidden/>
              </w:rPr>
              <w:fldChar w:fldCharType="separate"/>
            </w:r>
            <w:r w:rsidR="00980912">
              <w:rPr>
                <w:noProof/>
                <w:webHidden/>
              </w:rPr>
              <w:t>38</w:t>
            </w:r>
            <w:r>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9981872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 xml:space="preserve">Mark </w:t>
            </w:r>
            <w:proofErr w:type="spellStart"/>
            <w:r>
              <w:t>Schrauwen</w:t>
            </w:r>
            <w:proofErr w:type="spellEnd"/>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 xml:space="preserve">Mark </w:t>
            </w:r>
            <w:proofErr w:type="spellStart"/>
            <w:r>
              <w:t>Schrauwen</w:t>
            </w:r>
            <w:proofErr w:type="spellEnd"/>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 xml:space="preserve">Mark </w:t>
            </w:r>
            <w:proofErr w:type="spellStart"/>
            <w:r>
              <w:t>Schrauwen</w:t>
            </w:r>
            <w:proofErr w:type="spellEnd"/>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4CDEDBB8" w:rsidR="00863647" w:rsidRDefault="0051280E">
            <w:r>
              <w:t>0.4</w:t>
            </w:r>
          </w:p>
        </w:tc>
        <w:tc>
          <w:tcPr>
            <w:tcW w:w="1349" w:type="dxa"/>
            <w:tcBorders>
              <w:top w:val="single" w:sz="4" w:space="0" w:color="auto"/>
              <w:left w:val="single" w:sz="4" w:space="0" w:color="auto"/>
              <w:bottom w:val="single" w:sz="4" w:space="0" w:color="auto"/>
              <w:right w:val="single" w:sz="4" w:space="0" w:color="auto"/>
            </w:tcBorders>
          </w:tcPr>
          <w:p w14:paraId="753B5A73" w14:textId="62D2CF83" w:rsidR="00863647" w:rsidRDefault="00B51F31">
            <w:r>
              <w:t>22-11-2017</w:t>
            </w:r>
          </w:p>
        </w:tc>
        <w:tc>
          <w:tcPr>
            <w:tcW w:w="5103" w:type="dxa"/>
            <w:tcBorders>
              <w:top w:val="single" w:sz="4" w:space="0" w:color="auto"/>
              <w:left w:val="single" w:sz="4" w:space="0" w:color="auto"/>
              <w:bottom w:val="single" w:sz="4" w:space="0" w:color="auto"/>
              <w:right w:val="single" w:sz="4" w:space="0" w:color="auto"/>
            </w:tcBorders>
          </w:tcPr>
          <w:p w14:paraId="0109F361" w14:textId="7C0255FD" w:rsidR="00863647" w:rsidRDefault="00B51F31" w:rsidP="00587D20">
            <w:r>
              <w:t>Verbeteringen van studen</w:t>
            </w:r>
            <w:r w:rsidR="007F69F2">
              <w:t>t</w:t>
            </w:r>
            <w:r>
              <w:t xml:space="preserve"> </w:t>
            </w:r>
            <w:r w:rsidR="007F69F2" w:rsidRPr="007F69F2">
              <w:t>17142385</w:t>
            </w:r>
            <w:r w:rsidR="007F69F2">
              <w:t xml:space="preserve"> </w:t>
            </w:r>
            <w:r w:rsidR="00587D20">
              <w:t xml:space="preserve">en tekst verduidelijkt n.a.v. opmerking student </w:t>
            </w:r>
            <w:r w:rsidR="00587D20" w:rsidRPr="00587D20">
              <w:t>17021936</w:t>
            </w:r>
            <w:r w:rsidR="007F69F2">
              <w:t>.</w:t>
            </w:r>
          </w:p>
        </w:tc>
        <w:tc>
          <w:tcPr>
            <w:tcW w:w="1837" w:type="dxa"/>
            <w:tcBorders>
              <w:top w:val="single" w:sz="4" w:space="0" w:color="auto"/>
              <w:left w:val="single" w:sz="4" w:space="0" w:color="auto"/>
              <w:bottom w:val="single" w:sz="4" w:space="0" w:color="auto"/>
              <w:right w:val="single" w:sz="4" w:space="0" w:color="auto"/>
            </w:tcBorders>
          </w:tcPr>
          <w:p w14:paraId="75CA7E9E" w14:textId="22C44051" w:rsidR="00863647" w:rsidRDefault="00B51F31">
            <w:r>
              <w:t xml:space="preserve">Mark </w:t>
            </w:r>
            <w:proofErr w:type="spellStart"/>
            <w:r>
              <w:t>Schrauwen</w:t>
            </w:r>
            <w:proofErr w:type="spellEnd"/>
          </w:p>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64BDE318" w:rsidR="00863647" w:rsidRDefault="00F40AAB">
            <w:r>
              <w:t>0.5</w:t>
            </w:r>
          </w:p>
        </w:tc>
        <w:tc>
          <w:tcPr>
            <w:tcW w:w="1349" w:type="dxa"/>
            <w:tcBorders>
              <w:top w:val="single" w:sz="4" w:space="0" w:color="auto"/>
              <w:left w:val="single" w:sz="4" w:space="0" w:color="auto"/>
              <w:bottom w:val="single" w:sz="4" w:space="0" w:color="auto"/>
              <w:right w:val="single" w:sz="4" w:space="0" w:color="auto"/>
            </w:tcBorders>
          </w:tcPr>
          <w:p w14:paraId="28A17890" w14:textId="094E1243" w:rsidR="00863647" w:rsidRDefault="00F40AAB">
            <w:r>
              <w:t>30-11-2017</w:t>
            </w:r>
          </w:p>
        </w:tc>
        <w:tc>
          <w:tcPr>
            <w:tcW w:w="5103" w:type="dxa"/>
            <w:tcBorders>
              <w:top w:val="single" w:sz="4" w:space="0" w:color="auto"/>
              <w:left w:val="single" w:sz="4" w:space="0" w:color="auto"/>
              <w:bottom w:val="single" w:sz="4" w:space="0" w:color="auto"/>
              <w:right w:val="single" w:sz="4" w:space="0" w:color="auto"/>
            </w:tcBorders>
          </w:tcPr>
          <w:p w14:paraId="559B02A1" w14:textId="05EFFBD8" w:rsidR="00863647" w:rsidRDefault="00F40AAB">
            <w:r>
              <w:t xml:space="preserve">Extra uitleg over een functie met meerdere </w:t>
            </w:r>
            <w:proofErr w:type="spellStart"/>
            <w:r>
              <w:t>outputs</w:t>
            </w:r>
            <w:proofErr w:type="spellEnd"/>
            <w:r>
              <w:t>.</w:t>
            </w:r>
          </w:p>
        </w:tc>
        <w:tc>
          <w:tcPr>
            <w:tcW w:w="1837" w:type="dxa"/>
            <w:tcBorders>
              <w:top w:val="single" w:sz="4" w:space="0" w:color="auto"/>
              <w:left w:val="single" w:sz="4" w:space="0" w:color="auto"/>
              <w:bottom w:val="single" w:sz="4" w:space="0" w:color="auto"/>
              <w:right w:val="single" w:sz="4" w:space="0" w:color="auto"/>
            </w:tcBorders>
          </w:tcPr>
          <w:p w14:paraId="36C0BDEB" w14:textId="6CC9C6A6" w:rsidR="00863647" w:rsidRDefault="00F40AAB">
            <w:r>
              <w:t xml:space="preserve">Mark </w:t>
            </w:r>
            <w:proofErr w:type="spellStart"/>
            <w:r>
              <w:t>Schrauwen</w:t>
            </w:r>
            <w:proofErr w:type="spellEnd"/>
          </w:p>
        </w:tc>
      </w:tr>
      <w:tr w:rsidR="00F40AAB" w14:paraId="2C724E78" w14:textId="77777777" w:rsidTr="002B57DA">
        <w:tc>
          <w:tcPr>
            <w:tcW w:w="773" w:type="dxa"/>
            <w:tcBorders>
              <w:top w:val="single" w:sz="4" w:space="0" w:color="auto"/>
              <w:left w:val="single" w:sz="4" w:space="0" w:color="auto"/>
              <w:bottom w:val="single" w:sz="4" w:space="0" w:color="auto"/>
              <w:right w:val="single" w:sz="4" w:space="0" w:color="auto"/>
            </w:tcBorders>
          </w:tcPr>
          <w:p w14:paraId="0A619C0F" w14:textId="77777777" w:rsidR="00F40AAB" w:rsidRDefault="00F40AAB">
            <w:bookmarkStart w:id="2" w:name="_GoBack"/>
            <w:bookmarkEnd w:id="2"/>
          </w:p>
        </w:tc>
        <w:tc>
          <w:tcPr>
            <w:tcW w:w="1349" w:type="dxa"/>
            <w:tcBorders>
              <w:top w:val="single" w:sz="4" w:space="0" w:color="auto"/>
              <w:left w:val="single" w:sz="4" w:space="0" w:color="auto"/>
              <w:bottom w:val="single" w:sz="4" w:space="0" w:color="auto"/>
              <w:right w:val="single" w:sz="4" w:space="0" w:color="auto"/>
            </w:tcBorders>
          </w:tcPr>
          <w:p w14:paraId="5DACAAD6" w14:textId="77777777" w:rsidR="00F40AAB" w:rsidRDefault="00F40AAB"/>
        </w:tc>
        <w:tc>
          <w:tcPr>
            <w:tcW w:w="5103" w:type="dxa"/>
            <w:tcBorders>
              <w:top w:val="single" w:sz="4" w:space="0" w:color="auto"/>
              <w:left w:val="single" w:sz="4" w:space="0" w:color="auto"/>
              <w:bottom w:val="single" w:sz="4" w:space="0" w:color="auto"/>
              <w:right w:val="single" w:sz="4" w:space="0" w:color="auto"/>
            </w:tcBorders>
          </w:tcPr>
          <w:p w14:paraId="4422C735" w14:textId="77777777" w:rsidR="00F40AAB" w:rsidRDefault="00F40AAB"/>
        </w:tc>
        <w:tc>
          <w:tcPr>
            <w:tcW w:w="1837" w:type="dxa"/>
            <w:tcBorders>
              <w:top w:val="single" w:sz="4" w:space="0" w:color="auto"/>
              <w:left w:val="single" w:sz="4" w:space="0" w:color="auto"/>
              <w:bottom w:val="single" w:sz="4" w:space="0" w:color="auto"/>
              <w:right w:val="single" w:sz="4" w:space="0" w:color="auto"/>
            </w:tcBorders>
          </w:tcPr>
          <w:p w14:paraId="05411293" w14:textId="77777777" w:rsidR="00F40AAB" w:rsidRDefault="00F40AAB"/>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3" w:name="_Toc499818729"/>
      <w:r>
        <w:lastRenderedPageBreak/>
        <w:t>Introductie</w:t>
      </w:r>
      <w:bookmarkEnd w:id="3"/>
    </w:p>
    <w:p w14:paraId="3839AC83" w14:textId="2CA9182B" w:rsidR="009A5658" w:rsidRDefault="009A5658" w:rsidP="009A5658">
      <w:r>
        <w:t xml:space="preserve">Begin deze week heb je </w:t>
      </w:r>
      <w:r w:rsidR="003B1726">
        <w:t xml:space="preserve">er </w:t>
      </w:r>
      <w:r>
        <w:t xml:space="preserve">een aantal nieuwe </w:t>
      </w:r>
      <w:proofErr w:type="spellStart"/>
      <w:r>
        <w:t>Matlab</w:t>
      </w:r>
      <w:proofErr w:type="spellEnd"/>
      <w:r>
        <w:t xml:space="preserve"> functies bijgeleerd. Zo weet je nu hoe je een sinus kunt </w:t>
      </w:r>
      <w:r w:rsidR="003B1726">
        <w:t>berekenen</w:t>
      </w:r>
      <w:r>
        <w:t xml:space="preserve"> in </w:t>
      </w:r>
      <w:proofErr w:type="spellStart"/>
      <w:r>
        <w:t>Matlab</w:t>
      </w:r>
      <w:proofErr w:type="spellEnd"/>
      <w:r>
        <w:t xml:space="preserve">. Je weet hoe je </w:t>
      </w:r>
      <w:r w:rsidR="00774B96">
        <w:t xml:space="preserve">een maximum waarde uit een vector haalt en een minimum waarde. </w:t>
      </w:r>
      <w:r w:rsidR="00FC41F8">
        <w:rPr>
          <w:i/>
        </w:rPr>
        <w:t xml:space="preserve">Welke </w:t>
      </w:r>
      <w:proofErr w:type="spellStart"/>
      <w:r w:rsidR="00FC41F8">
        <w:rPr>
          <w:i/>
        </w:rPr>
        <w:t>Matlab</w:t>
      </w:r>
      <w:proofErr w:type="spellEnd"/>
      <w:r w:rsidR="00FC41F8">
        <w:rPr>
          <w:i/>
        </w:rPr>
        <w:t xml:space="preserve">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4" w:name="_Toc499818730"/>
      <w:r>
        <w:t>Eerder behandelde operatoren</w:t>
      </w:r>
      <w:bookmarkEnd w:id="4"/>
    </w:p>
    <w:p w14:paraId="51C9D2AA" w14:textId="6E10F17A" w:rsidR="00774B96" w:rsidRDefault="00774B96" w:rsidP="009A5658">
      <w:r>
        <w:t xml:space="preserve">In dit deel van de cursus </w:t>
      </w:r>
      <w:proofErr w:type="spellStart"/>
      <w:r>
        <w:t>Biostatica</w:t>
      </w:r>
      <w:proofErr w:type="spellEnd"/>
      <w:r>
        <w:t xml:space="preserve"> – </w:t>
      </w:r>
      <w:proofErr w:type="spellStart"/>
      <w:r>
        <w:t>Matlab</w:t>
      </w:r>
      <w:proofErr w:type="spellEnd"/>
      <w:r>
        <w:t xml:space="preserve">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5" w:name="_Toc499818731"/>
      <w:r>
        <w:t>Nieuwe operatoren</w:t>
      </w:r>
      <w:bookmarkEnd w:id="5"/>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F82D04">
      <w:pPr>
        <w:pStyle w:val="aQ"/>
      </w:pPr>
      <w: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49B63EC0" w14:textId="77777777" w:rsidR="00F330B5" w:rsidRPr="00FF355F" w:rsidRDefault="00F330B5" w:rsidP="00F330B5">
      <w:pPr>
        <w:rPr>
          <w:b/>
          <w:color w:val="70AD47" w:themeColor="accent6"/>
        </w:rPr>
      </w:pPr>
      <w:r w:rsidRPr="00FF355F">
        <w:rPr>
          <w:b/>
          <w:color w:val="70AD47" w:themeColor="accent6"/>
        </w:rPr>
        <w:t xml:space="preserve">Zie je een fout? Of heb je een aanbeveling, dan passen we dat z.s.m. mogelijk aan klik daarvoor op </w:t>
      </w:r>
      <w:hyperlink r:id="rId10" w:history="1">
        <w:r w:rsidRPr="00FF355F">
          <w:rPr>
            <w:rStyle w:val="Hyperlink"/>
            <w:b/>
          </w:rPr>
          <w:t>deze weblink.</w:t>
        </w:r>
      </w:hyperlink>
      <w:r w:rsidRPr="00FF355F">
        <w:rPr>
          <w:b/>
          <w:color w:val="70AD47" w:themeColor="accent6"/>
        </w:rPr>
        <w:t xml:space="preserve"> </w:t>
      </w:r>
    </w:p>
    <w:p w14:paraId="6F921B52" w14:textId="77777777" w:rsidR="00F330B5" w:rsidRDefault="00F330B5" w:rsidP="00F330B5">
      <w:r w:rsidRPr="00FF355F">
        <w:rPr>
          <w:b/>
          <w:color w:val="70AD47" w:themeColor="accent6"/>
        </w:rPr>
        <w:t xml:space="preserve">Stuur eventueel een e-mail naar </w:t>
      </w:r>
      <w:hyperlink r:id="rId11" w:history="1">
        <w:r w:rsidRPr="00FF355F">
          <w:rPr>
            <w:rStyle w:val="Hyperlink"/>
            <w:b/>
          </w:rPr>
          <w:t>mjschrau@hhs.nl</w:t>
        </w:r>
      </w:hyperlink>
    </w:p>
    <w:p w14:paraId="163DA66A" w14:textId="4527700C" w:rsidR="005160C3" w:rsidRDefault="005160C3">
      <w:pPr>
        <w:rPr>
          <w:rFonts w:eastAsia="Times New Roman" w:cs="Times New Roman"/>
          <w:b/>
        </w:rPr>
      </w:pPr>
      <w:r>
        <w:rPr>
          <w:rFonts w:eastAsia="Times New Roman" w:cs="Times New Roman"/>
          <w:b/>
        </w:rPr>
        <w:br w:type="page"/>
      </w:r>
    </w:p>
    <w:p w14:paraId="4EC34EF0" w14:textId="395F8F0C" w:rsidR="00B22914" w:rsidRDefault="00B22914" w:rsidP="00CF0201">
      <w:pPr>
        <w:pStyle w:val="Kop1"/>
      </w:pPr>
      <w:bookmarkStart w:id="6" w:name="_Toc499818732"/>
      <w:r>
        <w:lastRenderedPageBreak/>
        <w:t xml:space="preserve">Extra uitleg over een functie met meerdere </w:t>
      </w:r>
      <w:proofErr w:type="spellStart"/>
      <w:r>
        <w:t>outputs</w:t>
      </w:r>
      <w:bookmarkEnd w:id="6"/>
      <w:proofErr w:type="spellEnd"/>
    </w:p>
    <w:p w14:paraId="638B8362" w14:textId="1CC1A780" w:rsidR="00B22914" w:rsidRDefault="00053C77" w:rsidP="00B22914">
      <w:proofErr w:type="spellStart"/>
      <w:r>
        <w:t>Matlab</w:t>
      </w:r>
      <w:proofErr w:type="spellEnd"/>
      <w:r>
        <w:t xml:space="preserve"> is soms verwarrend. Dat weten wij maar al te goed. Een mooi voorbeeld waarin </w:t>
      </w:r>
      <w:proofErr w:type="spellStart"/>
      <w:r>
        <w:t>Matlab</w:t>
      </w:r>
      <w:proofErr w:type="spellEnd"/>
      <w:r>
        <w:t xml:space="preserve"> verwarrend is</w:t>
      </w:r>
      <w:r w:rsidR="000871C5">
        <w:t>, is</w:t>
      </w:r>
      <w:r>
        <w:t xml:space="preserve"> het volgende</w:t>
      </w:r>
      <w:r w:rsidR="000871C5">
        <w:t xml:space="preserve"> voorbeeld</w:t>
      </w:r>
      <w:r>
        <w:t>:</w:t>
      </w:r>
    </w:p>
    <w:p w14:paraId="638F1680" w14:textId="77777777" w:rsidR="00053C77" w:rsidRDefault="00053C77" w:rsidP="00053C77">
      <w:pPr>
        <w:keepNext/>
      </w:pPr>
      <w:r w:rsidRPr="00053C77">
        <w:drawing>
          <wp:inline distT="0" distB="0" distL="0" distR="0" wp14:anchorId="1707ED07" wp14:editId="6A1C96F5">
            <wp:extent cx="5760720" cy="1647825"/>
            <wp:effectExtent l="0" t="0" r="0"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2650"/>
                    <a:stretch/>
                  </pic:blipFill>
                  <pic:spPr bwMode="auto">
                    <a:xfrm>
                      <a:off x="0" y="0"/>
                      <a:ext cx="5760720" cy="1647825"/>
                    </a:xfrm>
                    <a:prstGeom prst="rect">
                      <a:avLst/>
                    </a:prstGeom>
                    <a:ln>
                      <a:noFill/>
                    </a:ln>
                    <a:extLst>
                      <a:ext uri="{53640926-AAD7-44D8-BBD7-CCE9431645EC}">
                        <a14:shadowObscured xmlns:a14="http://schemas.microsoft.com/office/drawing/2010/main"/>
                      </a:ext>
                    </a:extLst>
                  </pic:spPr>
                </pic:pic>
              </a:graphicData>
            </a:graphic>
          </wp:inline>
        </w:drawing>
      </w:r>
    </w:p>
    <w:p w14:paraId="0C4683E0" w14:textId="3A3D27DF" w:rsidR="00053C77" w:rsidRDefault="00053C77" w:rsidP="00053C77">
      <w:pPr>
        <w:pStyle w:val="Bijschrift"/>
        <w:jc w:val="center"/>
      </w:pPr>
      <w:bookmarkStart w:id="7" w:name="_Ref499816035"/>
      <w:bookmarkStart w:id="8" w:name="_Ref499816040"/>
      <w:r>
        <w:t xml:space="preserve">Figuur </w:t>
      </w:r>
      <w:fldSimple w:instr=" SEQ Figuur \* ARABIC ">
        <w:r w:rsidR="00980912">
          <w:rPr>
            <w:noProof/>
          </w:rPr>
          <w:t>1</w:t>
        </w:r>
      </w:fldSimple>
      <w:bookmarkEnd w:id="8"/>
      <w:r>
        <w:t xml:space="preserve">: het resultaat van een functie met meerdere </w:t>
      </w:r>
      <w:proofErr w:type="spellStart"/>
      <w:r>
        <w:t>outputs</w:t>
      </w:r>
      <w:bookmarkEnd w:id="7"/>
      <w:proofErr w:type="spellEnd"/>
    </w:p>
    <w:p w14:paraId="0D0AA031" w14:textId="35AB7110" w:rsidR="00053C77" w:rsidRDefault="00053C77" w:rsidP="00053C77">
      <w:r>
        <w:t xml:space="preserve">In de code van </w:t>
      </w:r>
      <w:r>
        <w:fldChar w:fldCharType="begin"/>
      </w:r>
      <w:r>
        <w:instrText xml:space="preserve"> REF _Ref499816040 \h </w:instrText>
      </w:r>
      <w:r>
        <w:fldChar w:fldCharType="separate"/>
      </w:r>
      <w:r w:rsidR="00980912">
        <w:t xml:space="preserve">Figuur </w:t>
      </w:r>
      <w:r w:rsidR="00980912">
        <w:rPr>
          <w:noProof/>
        </w:rPr>
        <w:t>1</w:t>
      </w:r>
      <w:r>
        <w:fldChar w:fldCharType="end"/>
      </w:r>
      <w:r>
        <w:t xml:space="preserve"> is een functie te zien die meerdere </w:t>
      </w:r>
      <w:proofErr w:type="spellStart"/>
      <w:r>
        <w:t>outputs</w:t>
      </w:r>
      <w:proofErr w:type="spellEnd"/>
      <w:r>
        <w:t xml:space="preserve"> heeft. Dat wil zeggen dat als we de functie hebben aangeroepen</w:t>
      </w:r>
      <w:r w:rsidR="00E9776C">
        <w:t xml:space="preserve"> er 3 dingen moeten worden meegestuurd. In dit specifieke voorbeeld verwachten we in de output de waarde</w:t>
      </w:r>
      <w:r w:rsidR="00F82D04">
        <w:t>s</w:t>
      </w:r>
      <w:r w:rsidR="00E9776C">
        <w:t xml:space="preserve"> 2, 12 en 102.</w:t>
      </w:r>
    </w:p>
    <w:p w14:paraId="0D1D4AB5" w14:textId="0CA78EA3" w:rsidR="00F82D04" w:rsidRDefault="00F82D04" w:rsidP="00F82D04">
      <w:pPr>
        <w:pStyle w:val="aQ"/>
      </w:pPr>
      <w:r>
        <w:t>Gaat er hier iets fout?</w:t>
      </w:r>
    </w:p>
    <w:p w14:paraId="1317B831" w14:textId="35E2F0A9" w:rsidR="00F82D04" w:rsidRDefault="00F82D04" w:rsidP="00F82D04">
      <w:pPr>
        <w:pStyle w:val="aQ"/>
      </w:pPr>
      <w:r>
        <w:t>Zo ja, wat gaat er fout?</w:t>
      </w:r>
    </w:p>
    <w:p w14:paraId="39C54CFF" w14:textId="43E2308F" w:rsidR="00F82D04" w:rsidRDefault="00F82D04" w:rsidP="00F82D04">
      <w:pPr>
        <w:pStyle w:val="aO"/>
      </w:pPr>
      <w:r>
        <w:t>Typ de code over en voer de code uit</w:t>
      </w:r>
    </w:p>
    <w:p w14:paraId="1001F364" w14:textId="6AAADB93" w:rsidR="00F82D04" w:rsidRDefault="00F82D04" w:rsidP="00F82D04">
      <w:pPr>
        <w:pStyle w:val="aQ"/>
        <w:rPr>
          <w:i w:val="0"/>
        </w:rPr>
      </w:pPr>
      <w:r>
        <w:rPr>
          <w:i w:val="0"/>
        </w:rPr>
        <w:t xml:space="preserve">Nee, er gaat niets fout. </w:t>
      </w:r>
      <w:proofErr w:type="spellStart"/>
      <w:r>
        <w:rPr>
          <w:i w:val="0"/>
        </w:rPr>
        <w:t>Matlab</w:t>
      </w:r>
      <w:proofErr w:type="spellEnd"/>
      <w:r>
        <w:rPr>
          <w:i w:val="0"/>
        </w:rPr>
        <w:t xml:space="preserve"> gebruikt standaard de eerste output (de meest linkse output in dit geval ‘out1’) als de gebruiker niet expliciet opgeeft dat hij/zij meerdere </w:t>
      </w:r>
      <w:proofErr w:type="spellStart"/>
      <w:r>
        <w:rPr>
          <w:i w:val="0"/>
        </w:rPr>
        <w:t>outputs</w:t>
      </w:r>
      <w:proofErr w:type="spellEnd"/>
      <w:r>
        <w:rPr>
          <w:i w:val="0"/>
        </w:rPr>
        <w:t xml:space="preserve"> ook daadwerkelijk wil gebruiken. Dat is exact wat de code in </w:t>
      </w:r>
      <w:r>
        <w:fldChar w:fldCharType="begin"/>
      </w:r>
      <w:r>
        <w:instrText xml:space="preserve"> REF _Ref499816040 \h </w:instrText>
      </w:r>
      <w:r>
        <w:fldChar w:fldCharType="separate"/>
      </w:r>
      <w:r w:rsidR="00980912">
        <w:t xml:space="preserve">Figuur </w:t>
      </w:r>
      <w:r w:rsidR="00980912">
        <w:rPr>
          <w:noProof/>
        </w:rPr>
        <w:t>1</w:t>
      </w:r>
      <w:r>
        <w:fldChar w:fldCharType="end"/>
      </w:r>
      <w:r>
        <w:rPr>
          <w:i w:val="0"/>
        </w:rPr>
        <w:t xml:space="preserve"> laat zien.</w:t>
      </w:r>
    </w:p>
    <w:p w14:paraId="36BF79A7" w14:textId="534F9CEA" w:rsidR="00F82D04" w:rsidRDefault="00F82D04" w:rsidP="00F82D04">
      <w:pPr>
        <w:pStyle w:val="aQ"/>
      </w:pPr>
      <w:r>
        <w:t>Hoe krijgen we dan toch de waardes in out2 en out3 (zoals ze zijn genoemd in de functie definitie)?</w:t>
      </w:r>
    </w:p>
    <w:p w14:paraId="60788B88" w14:textId="484CB4C4" w:rsidR="00F82D04" w:rsidRDefault="00F82D04" w:rsidP="00F82D04">
      <w:r>
        <w:t>Het antwoord op die vraag staat hieronder:</w:t>
      </w:r>
      <w:r w:rsidRPr="00F82D04">
        <w:drawing>
          <wp:inline distT="0" distB="0" distL="0" distR="0" wp14:anchorId="382E601B" wp14:editId="189CDEA1">
            <wp:extent cx="5760720" cy="3015615"/>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015615"/>
                    </a:xfrm>
                    <a:prstGeom prst="rect">
                      <a:avLst/>
                    </a:prstGeom>
                  </pic:spPr>
                </pic:pic>
              </a:graphicData>
            </a:graphic>
          </wp:inline>
        </w:drawing>
      </w:r>
    </w:p>
    <w:p w14:paraId="21FF8B30" w14:textId="7FF8F0EE" w:rsidR="00B22914" w:rsidRPr="00B22914" w:rsidRDefault="00F82D04" w:rsidP="00F82D04">
      <w:pPr>
        <w:pStyle w:val="Bijschrift"/>
        <w:jc w:val="center"/>
      </w:pPr>
      <w:r>
        <w:t xml:space="preserve">Figuur </w:t>
      </w:r>
      <w:fldSimple w:instr=" SEQ Figuur \* ARABIC ">
        <w:r w:rsidR="00980912">
          <w:rPr>
            <w:noProof/>
          </w:rPr>
          <w:t>2</w:t>
        </w:r>
      </w:fldSimple>
      <w:r>
        <w:t xml:space="preserve">: nu krijgen we wel de gewenste </w:t>
      </w:r>
      <w:proofErr w:type="spellStart"/>
      <w:r>
        <w:t>outputs</w:t>
      </w:r>
      <w:proofErr w:type="spellEnd"/>
      <w:r>
        <w:t xml:space="preserve">. </w:t>
      </w:r>
      <w:proofErr w:type="spellStart"/>
      <w:r>
        <w:t>Matlab</w:t>
      </w:r>
      <w:proofErr w:type="spellEnd"/>
      <w:r>
        <w:t xml:space="preserve"> verwacht van jou de gebruiker dat je expliciet aangeeft welke output je wilt gaan gebruiken.</w:t>
      </w:r>
    </w:p>
    <w:p w14:paraId="5625E81B" w14:textId="403658C9" w:rsidR="009A5658" w:rsidRDefault="00F82D04" w:rsidP="00CF0201">
      <w:pPr>
        <w:pStyle w:val="Kop1"/>
      </w:pPr>
      <w:bookmarkStart w:id="9" w:name="_Toc499818733"/>
      <w:r>
        <w:lastRenderedPageBreak/>
        <w:t>L</w:t>
      </w:r>
      <w:r w:rsidR="00CF0201">
        <w:t>ogische operaties</w:t>
      </w:r>
      <w:bookmarkEnd w:id="9"/>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xml:space="preserve">: ‘Herre Faber is groter, qua lengte, dan Aad </w:t>
      </w:r>
      <w:proofErr w:type="spellStart"/>
      <w:r>
        <w:t>Lagerberg</w:t>
      </w:r>
      <w:proofErr w:type="spellEnd"/>
      <w:r>
        <w:t>’.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w:t>
      </w:r>
      <w:proofErr w:type="spellStart"/>
      <w:r>
        <w:t>Matlab</w:t>
      </w:r>
      <w:proofErr w:type="spellEnd"/>
      <w:r>
        <w:t xml:space="preserve">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fldSimple w:instr=" SEQ Tabel \* ARABIC ">
        <w:r w:rsidR="00980912">
          <w:rPr>
            <w:noProof/>
          </w:rPr>
          <w:t>1</w:t>
        </w:r>
      </w:fldSimple>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proofErr w:type="spellStart"/>
      <w:r w:rsidRPr="00712B65">
        <w:rPr>
          <w:b/>
          <w:lang w:val="en-US"/>
        </w:rPr>
        <w:t>Typ</w:t>
      </w:r>
      <w:proofErr w:type="spellEnd"/>
      <w:r w:rsidRPr="00712B65">
        <w:rPr>
          <w:b/>
          <w:lang w:val="en-US"/>
        </w:rPr>
        <w:t xml:space="preserve">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10" w:name="_Toc499818734"/>
      <w:r>
        <w:t>De EN (AND) operator</w:t>
      </w:r>
      <w:bookmarkEnd w:id="10"/>
    </w:p>
    <w:p w14:paraId="7BA11814" w14:textId="163DE2DA" w:rsidR="00CF0201" w:rsidRDefault="00CF0201" w:rsidP="00CF0201">
      <w:r>
        <w:t xml:space="preserve">Je hebt mogelijk al wel eens gewerkt met de </w:t>
      </w:r>
      <w:commentRangeStart w:id="11"/>
      <w:r>
        <w:t>AND</w:t>
      </w:r>
      <w:commentRangeEnd w:id="11"/>
      <w:r w:rsidR="00B66A97">
        <w:rPr>
          <w:rStyle w:val="Verwijzingopmerking"/>
        </w:rPr>
        <w:commentReference w:id="11"/>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12" w:name="_Ref476661587"/>
      <w:r>
        <w:t xml:space="preserve">Tabel </w:t>
      </w:r>
      <w:fldSimple w:instr=" SEQ Tabel \* ARABIC ">
        <w:r w:rsidR="00980912">
          <w:rPr>
            <w:noProof/>
          </w:rPr>
          <w:t>2</w:t>
        </w:r>
      </w:fldSimple>
      <w:bookmarkEnd w:id="12"/>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w:t>
            </w:r>
            <w:proofErr w:type="spellStart"/>
            <w:r>
              <w:t>inputs</w:t>
            </w:r>
            <w:proofErr w:type="spellEnd"/>
            <w:r>
              <w:t xml:space="preserve">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980912">
        <w:t xml:space="preserve">Tabel </w:t>
      </w:r>
      <w:r w:rsidR="00980912">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w:t>
      </w:r>
      <w:proofErr w:type="spellStart"/>
      <w:r>
        <w:t>Matlab</w:t>
      </w:r>
      <w:proofErr w:type="spellEnd"/>
      <w:r>
        <w:t xml:space="preserve">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 xml:space="preserve">Typ in </w:t>
      </w:r>
      <w:proofErr w:type="spellStart"/>
      <w:r>
        <w:rPr>
          <w:b/>
        </w:rPr>
        <w:t>Matlab</w:t>
      </w:r>
      <w:proofErr w:type="spellEnd"/>
      <w:r>
        <w:rPr>
          <w:b/>
        </w:rPr>
        <w:t xml:space="preserve">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6">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fldSimple w:instr=" SEQ Figuur \* ARABIC ">
        <w:r w:rsidR="00980912">
          <w:rPr>
            <w:noProof/>
          </w:rPr>
          <w:t>3</w:t>
        </w:r>
      </w:fldSimple>
      <w:r>
        <w:t xml:space="preserve">: Voorbeeld van het toepassen van de AND-operator in </w:t>
      </w:r>
      <w:proofErr w:type="spellStart"/>
      <w:r>
        <w:t>Matlab</w:t>
      </w:r>
      <w:proofErr w:type="spellEnd"/>
    </w:p>
    <w:p w14:paraId="22983BD6" w14:textId="21B36E9C" w:rsidR="00135B02" w:rsidRDefault="004C0C34" w:rsidP="00135B02">
      <w:pPr>
        <w:rPr>
          <w:b/>
        </w:rPr>
      </w:pPr>
      <w:r>
        <w:rPr>
          <w:b/>
        </w:rPr>
        <w:t>Pas de waarde van va</w:t>
      </w:r>
      <w:r w:rsidR="00811498">
        <w:rPr>
          <w:b/>
        </w:rPr>
        <w:t xml:space="preserve">riabele A aan en maak deze nul:  </w:t>
      </w:r>
      <w:r w:rsidR="00811498" w:rsidRPr="00811498">
        <w:rPr>
          <w:rStyle w:val="aCChar"/>
        </w:rPr>
        <w:t>A = 0;</w:t>
      </w:r>
      <w:r>
        <w:rPr>
          <w:b/>
        </w:rPr>
        <w:t xml:space="preserve">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 xml:space="preserve">Test dit met </w:t>
            </w:r>
            <w:proofErr w:type="spellStart"/>
            <w:r w:rsidR="00D31248">
              <w:rPr>
                <w:b/>
              </w:rPr>
              <w:t>Matlab</w:t>
            </w:r>
            <w:proofErr w:type="spellEnd"/>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3" w:name="_Toc499818735"/>
      <w:r>
        <w:lastRenderedPageBreak/>
        <w:t xml:space="preserve">De vergelijking tussen </w:t>
      </w:r>
      <w:proofErr w:type="spellStart"/>
      <w:r w:rsidR="00763BC4">
        <w:t>true</w:t>
      </w:r>
      <w:proofErr w:type="spellEnd"/>
      <w:r>
        <w:t xml:space="preserve"> en </w:t>
      </w:r>
      <w:proofErr w:type="spellStart"/>
      <w:r w:rsidR="00763BC4">
        <w:t>false</w:t>
      </w:r>
      <w:bookmarkEnd w:id="13"/>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w:t>
      </w:r>
      <w:proofErr w:type="spellStart"/>
      <w:r>
        <w:t>Matlab</w:t>
      </w:r>
      <w:proofErr w:type="spellEnd"/>
      <w:r>
        <w:t xml:space="preserve">: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7">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4" w:name="_Ref476662314"/>
      <w:r>
        <w:t xml:space="preserve">Figuur </w:t>
      </w:r>
      <w:fldSimple w:instr=" SEQ Figuur \* ARABIC ">
        <w:r w:rsidR="00980912">
          <w:rPr>
            <w:noProof/>
          </w:rPr>
          <w:t>4</w:t>
        </w:r>
      </w:fldSimple>
      <w:bookmarkEnd w:id="14"/>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980912">
        <w:t xml:space="preserve">Figuur </w:t>
      </w:r>
      <w:r w:rsidR="00980912">
        <w:rPr>
          <w:noProof/>
        </w:rPr>
        <w:t>4</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w:t>
      </w:r>
      <w:r w:rsidR="00D24437">
        <w:t xml:space="preserve">in de </w:t>
      </w:r>
      <w:proofErr w:type="spellStart"/>
      <w:r w:rsidR="00D24437">
        <w:t>And</w:t>
      </w:r>
      <w:proofErr w:type="spellEnd"/>
      <w:r w:rsidR="00D24437">
        <w:t xml:space="preserve">-operator </w:t>
      </w:r>
      <w:r>
        <w:t xml:space="preserve">gecombineerd met de waarde 4 van matrix B. Het resultaat (te zien in </w:t>
      </w:r>
      <w:r>
        <w:fldChar w:fldCharType="begin"/>
      </w:r>
      <w:r>
        <w:instrText xml:space="preserve"> REF _Ref476662314 \h </w:instrText>
      </w:r>
      <w:r>
        <w:fldChar w:fldCharType="separate"/>
      </w:r>
      <w:r w:rsidR="00980912">
        <w:t xml:space="preserve">Figuur </w:t>
      </w:r>
      <w:r w:rsidR="00980912">
        <w:rPr>
          <w:noProof/>
        </w:rPr>
        <w:t>4</w:t>
      </w:r>
      <w:r>
        <w:fldChar w:fldCharType="end"/>
      </w:r>
      <w:r>
        <w:t xml:space="preserve">) is een ‘1’. Dit bewijst dat </w:t>
      </w:r>
      <w:proofErr w:type="spellStart"/>
      <w:r>
        <w:t>Matlab</w:t>
      </w:r>
      <w:proofErr w:type="spellEnd"/>
      <w:r>
        <w:t xml:space="preserve"> een waarde ongelijk aan nul ziet als </w:t>
      </w:r>
      <w:proofErr w:type="spellStart"/>
      <w:r w:rsidR="00D5311D">
        <w:t>true</w:t>
      </w:r>
      <w:proofErr w:type="spellEnd"/>
      <w:r>
        <w:t xml:space="preserve">. </w:t>
      </w:r>
      <w:r w:rsidR="00D24437" w:rsidRPr="00712B65">
        <w:rPr>
          <w:color w:val="C45911" w:themeColor="accent2" w:themeShade="BF"/>
        </w:rPr>
        <w:t xml:space="preserve">Het voorgaande is zeer tegen de </w:t>
      </w:r>
      <w:proofErr w:type="spellStart"/>
      <w:r w:rsidR="00D24437" w:rsidRPr="00712B65">
        <w:rPr>
          <w:color w:val="C45911" w:themeColor="accent2" w:themeShade="BF"/>
        </w:rPr>
        <w:t>intuitie</w:t>
      </w:r>
      <w:proofErr w:type="spellEnd"/>
      <w:r w:rsidR="00D24437" w:rsidRPr="00712B65">
        <w:rPr>
          <w:color w:val="C45911" w:themeColor="accent2" w:themeShade="BF"/>
        </w:rPr>
        <w:t>.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w:t>
      </w:r>
      <w:proofErr w:type="spellStart"/>
      <w:r w:rsidRPr="00D5311D">
        <w:t>Matlab</w:t>
      </w:r>
      <w:proofErr w:type="spellEnd"/>
      <w:r w:rsidRPr="00D5311D">
        <w:t xml:space="preserve">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5" w:name="_Toc499818736"/>
      <w:r>
        <w:lastRenderedPageBreak/>
        <w:t>De OF (OR) operator</w:t>
      </w:r>
      <w:bookmarkEnd w:id="15"/>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6" w:name="_Ref476662710"/>
      <w:bookmarkStart w:id="17" w:name="_Ref476663021"/>
      <w:r>
        <w:t xml:space="preserve">Tabel </w:t>
      </w:r>
      <w:fldSimple w:instr=" SEQ Tabel \* ARABIC ">
        <w:r w:rsidR="00980912">
          <w:rPr>
            <w:noProof/>
          </w:rPr>
          <w:t>3</w:t>
        </w:r>
      </w:fldSimple>
      <w:bookmarkEnd w:id="16"/>
      <w:r>
        <w:t>: de OR-operator, dikgedrukt zijn de waardes die anders zijn t.o.v. de AND-operator.</w:t>
      </w:r>
      <w:bookmarkEnd w:id="17"/>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980912">
        <w:t xml:space="preserve">Tabel </w:t>
      </w:r>
      <w:r w:rsidR="00980912">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w:t>
      </w:r>
      <w:proofErr w:type="spellStart"/>
      <w:r w:rsidR="007F1AE9">
        <w:t>nederlandse</w:t>
      </w:r>
      <w:proofErr w:type="spellEnd"/>
      <w:r w:rsidR="007F1AE9">
        <w:t xml:space="preserv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 xml:space="preserve">De OR-operator wordt in </w:t>
      </w:r>
      <w:proofErr w:type="spellStart"/>
      <w:r>
        <w:t>Matlab</w:t>
      </w:r>
      <w:proofErr w:type="spellEnd"/>
      <w:r>
        <w:t xml:space="preserve">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8">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8" w:name="_Ref476662962"/>
      <w:r>
        <w:t xml:space="preserve">Figuur </w:t>
      </w:r>
      <w:fldSimple w:instr=" SEQ Figuur \* ARABIC ">
        <w:r w:rsidR="00980912">
          <w:rPr>
            <w:noProof/>
          </w:rPr>
          <w:t>5</w:t>
        </w:r>
      </w:fldSimple>
      <w:bookmarkEnd w:id="18"/>
      <w:r>
        <w:t xml:space="preserve">: Voorbeeld van het toepassen van de OR-operator in </w:t>
      </w:r>
      <w:proofErr w:type="spellStart"/>
      <w:r>
        <w:t>Matlab</w:t>
      </w:r>
      <w:proofErr w:type="spellEnd"/>
      <w:r>
        <w:t xml:space="preserve">. Merk op dat </w:t>
      </w:r>
      <w:proofErr w:type="spellStart"/>
      <w:r>
        <w:t>variable</w:t>
      </w:r>
      <w:proofErr w:type="spellEnd"/>
      <w:r>
        <w:t xml:space="preserv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980912">
        <w:t xml:space="preserve">Figuur </w:t>
      </w:r>
      <w:r w:rsidR="00980912">
        <w:rPr>
          <w:noProof/>
        </w:rPr>
        <w:t>5</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980912">
        <w:t xml:space="preserve">Tabel </w:t>
      </w:r>
      <w:r w:rsidR="00980912">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9" w:name="_Toc499818737"/>
      <w:r>
        <w:t>Voorbeeld van de OR-operatie</w:t>
      </w:r>
      <w:bookmarkEnd w:id="19"/>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xml:space="preserve">. Stel dat de krachtdata in een vector genaamd ‘krachtdata’ staat. De student kan nu gemakkelijk m.b.v. </w:t>
      </w:r>
      <w:proofErr w:type="spellStart"/>
      <w:r>
        <w:t>Matlab</w:t>
      </w:r>
      <w:proofErr w:type="spellEnd"/>
      <w:r>
        <w:t xml:space="preserve">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980912">
        <w:t xml:space="preserve">Figuur </w:t>
      </w:r>
      <w:r w:rsidR="00980912">
        <w:rPr>
          <w:noProof/>
        </w:rPr>
        <w:t>6</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20" w:name="_Ref483927978"/>
      <w:r>
        <w:t xml:space="preserve">Figuur </w:t>
      </w:r>
      <w:fldSimple w:instr=" SEQ Figuur \* ARABIC ">
        <w:r w:rsidR="00980912">
          <w:rPr>
            <w:noProof/>
          </w:rPr>
          <w:t>6</w:t>
        </w:r>
      </w:fldSimple>
      <w:bookmarkEnd w:id="20"/>
      <w:r>
        <w:t>: Een praktisch voorbeeld van de OR-operator. Het filteren van waardes onder en boven bepaalde grenzen.</w:t>
      </w:r>
    </w:p>
    <w:p w14:paraId="7370ED76" w14:textId="05723309" w:rsidR="00E34A58" w:rsidRPr="008B3DDD" w:rsidRDefault="008B3DDD" w:rsidP="008B3DDD">
      <w:pPr>
        <w:pStyle w:val="aO"/>
      </w:pPr>
      <w:r>
        <w:t xml:space="preserve">Test dit zelf in </w:t>
      </w:r>
      <w:proofErr w:type="spellStart"/>
      <w:r>
        <w:t>Matlab</w:t>
      </w:r>
      <w:proofErr w:type="spellEnd"/>
      <w:r>
        <w:t>!</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980912">
        <w:t xml:space="preserve">Figuur </w:t>
      </w:r>
      <w:r w:rsidR="00980912">
        <w:rPr>
          <w:noProof/>
        </w:rPr>
        <w:t>4</w:t>
      </w:r>
      <w:r>
        <w:fldChar w:fldCharType="end"/>
      </w:r>
      <w:r>
        <w:t xml:space="preserve"> gaan we</w:t>
      </w:r>
      <w:r w:rsidR="002C175D">
        <w:t xml:space="preserve"> in het klein</w:t>
      </w:r>
      <w:r>
        <w:t xml:space="preserve"> </w:t>
      </w:r>
      <w:commentRangeStart w:id="21"/>
      <w:r>
        <w:t>herhalen</w:t>
      </w:r>
      <w:commentRangeEnd w:id="21"/>
      <w:r w:rsidR="002C175D">
        <w:rPr>
          <w:rStyle w:val="Verwijzingopmerking"/>
        </w:rPr>
        <w:commentReference w:id="21"/>
      </w:r>
      <w:r w:rsidR="002C175D">
        <w:rPr>
          <w:rStyle w:val="Verwijzingopmerking"/>
        </w:rPr>
        <w:commentReference w:id="22"/>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20">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fldSimple w:instr=" SEQ Figuur \* ARABIC ">
        <w:r w:rsidR="00980912">
          <w:rPr>
            <w:noProof/>
          </w:rPr>
          <w:t>7</w:t>
        </w:r>
      </w:fldSimple>
      <w:r>
        <w:t xml:space="preserve">: Voorbeeld van het toepassen van de OR-operator in </w:t>
      </w:r>
      <w:proofErr w:type="spellStart"/>
      <w:r>
        <w:t>Matlab</w:t>
      </w:r>
      <w:proofErr w:type="spellEnd"/>
      <w:r w:rsidR="00302E4D">
        <w:t xml:space="preserve"> met als input matrices in plaats van enkele waardes.</w:t>
      </w:r>
    </w:p>
    <w:p w14:paraId="015FCE2C" w14:textId="77777777" w:rsidR="00915D4B" w:rsidRDefault="00DD52A7" w:rsidP="00DD52A7">
      <w:pPr>
        <w:pStyle w:val="Kop2"/>
      </w:pPr>
      <w:bookmarkStart w:id="23" w:name="_Toc499818738"/>
      <w:r>
        <w:t>De NIET (NOT) operator</w:t>
      </w:r>
      <w:bookmarkEnd w:id="23"/>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fldSimple w:instr=" SEQ Tabel \* ARABIC ">
        <w:r w:rsidR="00980912">
          <w:rPr>
            <w:noProof/>
          </w:rPr>
          <w:t>4</w:t>
        </w:r>
      </w:fldSimple>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 xml:space="preserve">De NOT-operator wordt in </w:t>
      </w:r>
      <w:proofErr w:type="spellStart"/>
      <w:r>
        <w:t>Matlab</w:t>
      </w:r>
      <w:proofErr w:type="spellEnd"/>
      <w:r>
        <w:t xml:space="preserve">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lastRenderedPageBreak/>
        <w:t>not</w:t>
      </w:r>
      <w:proofErr w:type="spellEnd"/>
      <w:r>
        <w: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980912">
        <w:t xml:space="preserve">Figuur </w:t>
      </w:r>
      <w:r w:rsidR="00980912">
        <w:rPr>
          <w:noProof/>
        </w:rPr>
        <w:t>8</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21">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4" w:name="_Ref476663968"/>
      <w:r>
        <w:t xml:space="preserve">Figuur </w:t>
      </w:r>
      <w:fldSimple w:instr=" SEQ Figuur \* ARABIC ">
        <w:r w:rsidR="00980912">
          <w:rPr>
            <w:noProof/>
          </w:rPr>
          <w:t>8</w:t>
        </w:r>
      </w:fldSimple>
      <w:bookmarkEnd w:id="24"/>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22">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fldSimple w:instr=" SEQ Figuur \* ARABIC ">
        <w:r w:rsidR="00980912">
          <w:rPr>
            <w:noProof/>
          </w:rPr>
          <w:t>9</w:t>
        </w:r>
      </w:fldSimple>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5" w:name="_Toc499818739"/>
      <w:r>
        <w:lastRenderedPageBreak/>
        <w:t>Voorbeeld</w:t>
      </w:r>
      <w:bookmarkEnd w:id="25"/>
    </w:p>
    <w:p w14:paraId="5F14D289" w14:textId="091C8CB5" w:rsidR="00E34A58" w:rsidRDefault="00E34A58" w:rsidP="00E34A58">
      <w:r>
        <w:t xml:space="preserve">Stel, alleen als een gegeven vectorlengte groter dan 0 is, mag je een bepaalde handeling uitvoeren. Hoe test je dat? In </w:t>
      </w:r>
      <w:proofErr w:type="spellStart"/>
      <w:r>
        <w:t>Matlab</w:t>
      </w:r>
      <w:proofErr w:type="spellEnd"/>
      <w:r>
        <w:t xml:space="preserve"> heb je een standaard functie genaamd </w:t>
      </w:r>
      <w:proofErr w:type="spellStart"/>
      <w:r w:rsidRPr="00E34A58">
        <w:rPr>
          <w:rFonts w:ascii="Consolas" w:hAnsi="Consolas"/>
        </w:rPr>
        <w:t>i</w:t>
      </w:r>
      <w:r w:rsidRPr="00B93989">
        <w:rPr>
          <w:rStyle w:val="aCChar"/>
        </w:rPr>
        <w:t>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 xml:space="preserve">Maak een lege variabele. Gebruik hiervoor []. Gebruik </w:t>
      </w:r>
      <w:proofErr w:type="spellStart"/>
      <w:r>
        <w:t>isempty</w:t>
      </w:r>
      <w:proofErr w:type="spellEnd"/>
      <w:r>
        <w:t xml:space="preserve"> om </w:t>
      </w:r>
      <w:proofErr w:type="spellStart"/>
      <w:r>
        <w:t>false</w:t>
      </w:r>
      <w:proofErr w:type="spellEnd"/>
      <w:r>
        <w:t xml:space="preserve"> terug te krijgen.</w:t>
      </w:r>
    </w:p>
    <w:p w14:paraId="3CDDADB5" w14:textId="112983F8" w:rsidR="00D62E6C" w:rsidRDefault="00D62E6C">
      <w:r>
        <w:br w:type="page"/>
      </w:r>
    </w:p>
    <w:p w14:paraId="1F5DCDBA" w14:textId="77777777" w:rsidR="009C0A46" w:rsidRDefault="009C0A46" w:rsidP="009C0A46">
      <w:pPr>
        <w:pStyle w:val="Kop2"/>
      </w:pPr>
      <w:bookmarkStart w:id="26" w:name="_Toc476653794"/>
      <w:bookmarkStart w:id="27" w:name="_Toc499818740"/>
      <w:r>
        <w:lastRenderedPageBreak/>
        <w:t>Vragen</w:t>
      </w:r>
      <w:bookmarkEnd w:id="26"/>
      <w:r>
        <w:t xml:space="preserve"> en opdrachten</w:t>
      </w:r>
      <w:bookmarkEnd w:id="27"/>
    </w:p>
    <w:p w14:paraId="6CAA0B4B" w14:textId="77777777" w:rsidR="009C0A46" w:rsidRDefault="00F95FEB" w:rsidP="0071285A">
      <w:pPr>
        <w:pStyle w:val="Lijstalinea"/>
        <w:numPr>
          <w:ilvl w:val="0"/>
          <w:numId w:val="26"/>
        </w:numPr>
      </w:pPr>
      <w:r>
        <w:t xml:space="preserve">De AND-operator kan worden </w:t>
      </w:r>
      <w:commentRangeStart w:id="28"/>
      <w:r>
        <w:t>gecombineerd</w:t>
      </w:r>
      <w:commentRangeEnd w:id="28"/>
      <w:r w:rsidR="009C6218">
        <w:rPr>
          <w:rStyle w:val="Verwijzingopmerking"/>
        </w:rPr>
        <w:commentReference w:id="28"/>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9"/>
      <w:r w:rsidR="00900E27">
        <w:t>gebruik</w:t>
      </w:r>
      <w:commentRangeEnd w:id="29"/>
      <w:r w:rsidR="009C6218">
        <w:rPr>
          <w:rStyle w:val="Verwijzingopmerking"/>
        </w:rPr>
        <w:commentReference w:id="29"/>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DE33C99" w:rsidR="00155338" w:rsidRDefault="00155338" w:rsidP="0071285A">
      <w:pPr>
        <w:pStyle w:val="Lijstalinea"/>
        <w:numPr>
          <w:ilvl w:val="0"/>
          <w:numId w:val="26"/>
        </w:numPr>
      </w:pPr>
      <w:r>
        <w:t xml:space="preserve">Test deze expressie in </w:t>
      </w:r>
      <w:proofErr w:type="spellStart"/>
      <w:r>
        <w:t>Matlab</w:t>
      </w:r>
      <w:proofErr w:type="spellEnd"/>
      <w:r w:rsidR="009C6218">
        <w:t>.</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1198B5D1" w:rsidR="004949B9" w:rsidRDefault="004949B9" w:rsidP="004949B9">
      <w:pPr>
        <w:pStyle w:val="Lijstalinea"/>
        <w:numPr>
          <w:ilvl w:val="0"/>
          <w:numId w:val="26"/>
        </w:numPr>
      </w:pPr>
      <w:r>
        <w:t xml:space="preserve">Test deze expressie in </w:t>
      </w:r>
      <w:proofErr w:type="spellStart"/>
      <w:r>
        <w:t>Matlab</w:t>
      </w:r>
      <w:proofErr w:type="spellEnd"/>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 xml:space="preserve">Doe het eerst op papier en daarna m.b.v. </w:t>
      </w:r>
      <w:proofErr w:type="spellStart"/>
      <w:r w:rsidR="005463A5">
        <w:t>Matlab</w:t>
      </w:r>
      <w:proofErr w:type="spellEnd"/>
      <w:r w:rsidR="005463A5">
        <w:t>.</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 xml:space="preserve">Doe het eerst op papier en daarna m.b.v. </w:t>
      </w:r>
      <w:proofErr w:type="spellStart"/>
      <w:r w:rsidR="005463A5">
        <w:t>Matlab</w:t>
      </w:r>
      <w:proofErr w:type="spellEnd"/>
      <w:r w:rsidR="005463A5">
        <w:t>.</w:t>
      </w:r>
    </w:p>
    <w:p w14:paraId="07411987" w14:textId="77777777" w:rsidR="005463A5" w:rsidRDefault="005463A5" w:rsidP="005463A5">
      <w:pPr>
        <w:pStyle w:val="Lijstalinea"/>
        <w:numPr>
          <w:ilvl w:val="0"/>
          <w:numId w:val="26"/>
        </w:numPr>
      </w:pPr>
      <w:r>
        <w:t>Test de expressie van vraag 6 als A=0 en B=1.</w:t>
      </w:r>
      <w:r w:rsidRPr="005463A5">
        <w:t xml:space="preserve"> </w:t>
      </w:r>
      <w:r>
        <w:t xml:space="preserve">Doe het eerst op papier en daarna m.b.v. </w:t>
      </w:r>
      <w:proofErr w:type="spellStart"/>
      <w:r>
        <w:t>Matlab</w:t>
      </w:r>
      <w:proofErr w:type="spellEnd"/>
      <w:r>
        <w:t>.</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2A83CCB2" w:rsidR="007E77A3" w:rsidRDefault="007E77A3" w:rsidP="007E77A3">
      <w:pPr>
        <w:pStyle w:val="Lijstalinea"/>
        <w:numPr>
          <w:ilvl w:val="0"/>
          <w:numId w:val="26"/>
        </w:numPr>
      </w:pPr>
      <w:r>
        <w:t xml:space="preserve">Test deze expressie in </w:t>
      </w:r>
      <w:proofErr w:type="spellStart"/>
      <w:r>
        <w:t>Matlab</w:t>
      </w:r>
      <w:proofErr w:type="spellEnd"/>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30" w:name="_Toc499818741"/>
      <w:r>
        <w:lastRenderedPageBreak/>
        <w:t>Antwoorden</w:t>
      </w:r>
      <w:bookmarkEnd w:id="30"/>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w:t>
      </w:r>
      <w:proofErr w:type="spellStart"/>
      <w:r>
        <w:t>Matlab</w:t>
      </w:r>
      <w:proofErr w:type="spellEnd"/>
      <w:r>
        <w:t xml:space="preserve">.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proofErr w:type="spellStart"/>
      <w:r w:rsidR="004949B9">
        <w:t>Matlab</w:t>
      </w:r>
      <w:proofErr w:type="spellEnd"/>
      <w:r>
        <w:t xml:space="preserve">. </w:t>
      </w:r>
      <w:proofErr w:type="spellStart"/>
      <w:r>
        <w:t>Matlab</w:t>
      </w:r>
      <w:proofErr w:type="spellEnd"/>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w:t>
      </w:r>
      <w:proofErr w:type="spellStart"/>
      <w:r w:rsidR="00494B76">
        <w:t>Matlab</w:t>
      </w:r>
      <w:proofErr w:type="spellEnd"/>
      <w:r w:rsidR="00494B76">
        <w:t xml:space="preserve">.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 xml:space="preserve">Voer het in, in </w:t>
      </w:r>
      <w:proofErr w:type="spellStart"/>
      <w:r w:rsidR="007E77A3">
        <w:t>Matlab</w:t>
      </w:r>
      <w:proofErr w:type="spellEnd"/>
      <w:r w:rsidR="007E77A3">
        <w:t xml:space="preserve">. </w:t>
      </w:r>
      <w:proofErr w:type="spellStart"/>
      <w:r w:rsidR="007E77A3">
        <w:t>Matlab</w:t>
      </w:r>
      <w:proofErr w:type="spellEnd"/>
      <w:r w:rsidR="007E77A3">
        <w:t xml:space="preserve"> geeft dan het antwoord.</w:t>
      </w:r>
    </w:p>
    <w:p w14:paraId="47B6C7DE" w14:textId="77777777" w:rsidR="00BF0C2A" w:rsidRDefault="00BF0C2A" w:rsidP="00BF0C2A">
      <w:pPr>
        <w:pStyle w:val="Lijstalinea"/>
        <w:numPr>
          <w:ilvl w:val="0"/>
          <w:numId w:val="27"/>
        </w:numPr>
      </w:pPr>
      <w:r>
        <w:t xml:space="preserve">Voer het in, in </w:t>
      </w:r>
      <w:proofErr w:type="spellStart"/>
      <w:r>
        <w:t>Matlab</w:t>
      </w:r>
      <w:proofErr w:type="spellEnd"/>
      <w:r>
        <w:t xml:space="preserve">. </w:t>
      </w:r>
      <w:proofErr w:type="spellStart"/>
      <w:r>
        <w:t>Matlab</w:t>
      </w:r>
      <w:proofErr w:type="spellEnd"/>
      <w:r>
        <w:t xml:space="preserve">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 xml:space="preserve">Voer het in, in </w:t>
      </w:r>
      <w:proofErr w:type="spellStart"/>
      <w:r>
        <w:t>Matlab</w:t>
      </w:r>
      <w:proofErr w:type="spellEnd"/>
      <w:r>
        <w:t xml:space="preserve">. </w:t>
      </w:r>
      <w:proofErr w:type="spellStart"/>
      <w:r>
        <w:t>Matlab</w:t>
      </w:r>
      <w:proofErr w:type="spellEnd"/>
      <w:r>
        <w:t xml:space="preserve">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 xml:space="preserve">Voer het in, in </w:t>
      </w:r>
      <w:proofErr w:type="spellStart"/>
      <w:r>
        <w:t>Matlab</w:t>
      </w:r>
      <w:proofErr w:type="spellEnd"/>
      <w:r>
        <w:t xml:space="preserve">. </w:t>
      </w:r>
      <w:proofErr w:type="spellStart"/>
      <w:r>
        <w:t>Matlab</w:t>
      </w:r>
      <w:proofErr w:type="spellEnd"/>
      <w:r>
        <w:t xml:space="preserve">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 xml:space="preserve">Voer het in, in </w:t>
      </w:r>
      <w:proofErr w:type="spellStart"/>
      <w:r>
        <w:t>Matlab</w:t>
      </w:r>
      <w:proofErr w:type="spellEnd"/>
      <w:r>
        <w:t xml:space="preserve">. </w:t>
      </w:r>
      <w:proofErr w:type="spellStart"/>
      <w:r>
        <w:t>Matlab</w:t>
      </w:r>
      <w:proofErr w:type="spellEnd"/>
      <w:r>
        <w:t xml:space="preserve">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w:t>
      </w:r>
      <w:proofErr w:type="spellStart"/>
      <w:r w:rsidRPr="00CD3CD2">
        <w:rPr>
          <w:rFonts w:ascii="Calibri" w:hAnsi="Calibri"/>
          <w:color w:val="000000" w:themeColor="text1"/>
          <w:lang w:val="en-US"/>
        </w:rPr>
        <w:t>A,and</w:t>
      </w:r>
      <w:proofErr w:type="spellEnd"/>
      <w:r w:rsidRPr="00CD3CD2">
        <w:rPr>
          <w:rFonts w:ascii="Calibri" w:hAnsi="Calibri"/>
          <w:color w:val="000000" w:themeColor="text1"/>
          <w:lang w:val="en-US"/>
        </w:rPr>
        <w:t>(not(B),not(A)))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 xml:space="preserve">Voer het in, in </w:t>
      </w:r>
      <w:proofErr w:type="spellStart"/>
      <w:r>
        <w:t>Matlab</w:t>
      </w:r>
      <w:proofErr w:type="spellEnd"/>
      <w:r>
        <w:t xml:space="preserve">. </w:t>
      </w:r>
      <w:proofErr w:type="spellStart"/>
      <w:r>
        <w:t>Matlab</w:t>
      </w:r>
      <w:proofErr w:type="spellEnd"/>
      <w:r>
        <w:t xml:space="preserve">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31" w:name="_Toc499818742"/>
      <w:r>
        <w:lastRenderedPageBreak/>
        <w:t>Relationele operatoren</w:t>
      </w:r>
      <w:bookmarkEnd w:id="31"/>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 xml:space="preserve">Stel je wil het lichaamsgewicht van de BT-docenten vergelijken. Je wil weten wie er zwaarder is: </w:t>
      </w:r>
      <w:proofErr w:type="spellStart"/>
      <w:r>
        <w:t>Rochus</w:t>
      </w:r>
      <w:proofErr w:type="spellEnd"/>
      <w:r>
        <w:t xml:space="preserve"> of Herre. Dit kun je alleen testen met een relationele operator (in dit geval de ‘groter dan’  of ‘ kleiner dan’). Stel je hebt twee variabele waar een </w:t>
      </w:r>
      <w:proofErr w:type="spellStart"/>
      <w:r>
        <w:t>true</w:t>
      </w:r>
      <w:proofErr w:type="spellEnd"/>
      <w:r>
        <w:t xml:space="preserve"> of een </w:t>
      </w:r>
      <w:proofErr w:type="spellStart"/>
      <w:r>
        <w:t>false</w:t>
      </w:r>
      <w:proofErr w:type="spellEnd"/>
      <w:r>
        <w:t xml:space="preserv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w:t>
      </w:r>
    </w:p>
    <w:p w14:paraId="28CE032A" w14:textId="77777777" w:rsidR="00A66BF2" w:rsidRDefault="00A66BF2" w:rsidP="00A66BF2">
      <w:pPr>
        <w:pStyle w:val="Kop2"/>
      </w:pPr>
      <w:bookmarkStart w:id="32" w:name="_Toc499818743"/>
      <w:r>
        <w:t>Gelijk aan (</w:t>
      </w:r>
      <w:proofErr w:type="spellStart"/>
      <w:r>
        <w:t>Equality</w:t>
      </w:r>
      <w:proofErr w:type="spellEnd"/>
      <w:r>
        <w:t>) operator</w:t>
      </w:r>
      <w:bookmarkEnd w:id="32"/>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980912">
        <w:t xml:space="preserve">Tabel </w:t>
      </w:r>
      <w:r w:rsidR="00980912">
        <w:rPr>
          <w:noProof/>
        </w:rPr>
        <w:t>5</w:t>
      </w:r>
      <w:r w:rsidR="00EC02AC">
        <w:fldChar w:fldCharType="end"/>
      </w:r>
      <w:r w:rsidR="00EC02AC">
        <w:t>.</w:t>
      </w:r>
    </w:p>
    <w:p w14:paraId="23332E07" w14:textId="77777777" w:rsidR="002146AF" w:rsidRDefault="002146AF" w:rsidP="002146AF">
      <w:pPr>
        <w:pStyle w:val="Bijschrift"/>
        <w:keepNext/>
        <w:jc w:val="center"/>
      </w:pPr>
      <w:bookmarkStart w:id="33" w:name="_Ref476666402"/>
      <w:r>
        <w:t xml:space="preserve">Tabel </w:t>
      </w:r>
      <w:fldSimple w:instr=" SEQ Tabel \* ARABIC ">
        <w:r w:rsidR="00980912">
          <w:rPr>
            <w:noProof/>
          </w:rPr>
          <w:t>5</w:t>
        </w:r>
      </w:fldSimple>
      <w:bookmarkEnd w:id="33"/>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4"/>
      <w:r>
        <w:t>operator</w:t>
      </w:r>
      <w:commentRangeEnd w:id="34"/>
      <w:r w:rsidR="008C3BBF">
        <w:rPr>
          <w:rStyle w:val="Verwijzingopmerking"/>
        </w:rPr>
        <w:commentReference w:id="34"/>
      </w:r>
      <w:r>
        <w:t xml:space="preserve"> wordt in </w:t>
      </w:r>
      <w:proofErr w:type="spellStart"/>
      <w:r>
        <w:t>Matlab</w:t>
      </w:r>
      <w:proofErr w:type="spellEnd"/>
      <w:r>
        <w:t xml:space="preserve">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fldSimple w:instr=" SEQ Figuur \* ARABIC ">
        <w:r w:rsidR="00980912">
          <w:rPr>
            <w:noProof/>
          </w:rPr>
          <w:t>10</w:t>
        </w:r>
      </w:fldSimple>
      <w:r>
        <w:t xml:space="preserve">: een praktische voorbeeld van de EQ-operator. Je mag natuurlijk ook de </w:t>
      </w:r>
      <w:proofErr w:type="spellStart"/>
      <w:r>
        <w:t>eq</w:t>
      </w:r>
      <w:proofErr w:type="spellEnd"/>
      <w:r>
        <w:t>(biceps,0)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5" w:name="_Toc499818744"/>
      <w:r>
        <w:lastRenderedPageBreak/>
        <w:t>De opbouw op basis van de AND, OR en NOT</w:t>
      </w:r>
      <w:bookmarkEnd w:id="35"/>
    </w:p>
    <w:p w14:paraId="02778323" w14:textId="358F8AA5" w:rsidR="00D6527E" w:rsidRPr="00E34A58" w:rsidRDefault="00E34A58" w:rsidP="00D6527E">
      <w:pPr>
        <w:rPr>
          <w:i/>
          <w:color w:val="FF0000"/>
        </w:rPr>
      </w:pPr>
      <w:r w:rsidRPr="00E34A58">
        <w:rPr>
          <w:b/>
          <w:i/>
          <w:color w:val="FF0000"/>
          <w:u w:color="FF0000"/>
        </w:rPr>
        <w:t xml:space="preserve">Deze </w:t>
      </w:r>
      <w:proofErr w:type="spellStart"/>
      <w:r w:rsidR="00CD3CD2">
        <w:rPr>
          <w:b/>
          <w:i/>
          <w:color w:val="FF0000"/>
          <w:u w:color="FF0000"/>
        </w:rPr>
        <w:t>sub</w:t>
      </w:r>
      <w:r w:rsidRPr="00E34A58">
        <w:rPr>
          <w:b/>
          <w:i/>
          <w:color w:val="FF0000"/>
          <w:u w:color="FF0000"/>
        </w:rPr>
        <w:t>paragraaf</w:t>
      </w:r>
      <w:proofErr w:type="spellEnd"/>
      <w:r w:rsidRPr="00E34A58">
        <w:rPr>
          <w:b/>
          <w:i/>
          <w:color w:val="FF0000"/>
          <w:u w:color="FF0000"/>
        </w:rPr>
        <w:t xml:space="preserve"> bevat extra informatie en mag worden overgeslagen.</w:t>
      </w:r>
    </w:p>
    <w:p w14:paraId="3DEE7975" w14:textId="42E1A37B" w:rsidR="00D6527E" w:rsidRDefault="00D6527E" w:rsidP="00D6527E">
      <w:r>
        <w:t>De stelling</w:t>
      </w:r>
      <w:ins w:id="36"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7" w:name="_Toc499818745"/>
      <w:r>
        <w:lastRenderedPageBreak/>
        <w:t>Het verschil tussen de == operator en de = operator</w:t>
      </w:r>
      <w:bookmarkEnd w:id="37"/>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4">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fldSimple w:instr=" SEQ Figuur \* ARABIC ">
        <w:r w:rsidR="00980912">
          <w:rPr>
            <w:noProof/>
          </w:rPr>
          <w:t>11</w:t>
        </w:r>
      </w:fldSimple>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w:t>
            </w:r>
            <w:proofErr w:type="spellStart"/>
            <w:r>
              <w:t>equality</w:t>
            </w:r>
            <w:proofErr w:type="spellEnd"/>
            <w:r>
              <w:t xml:space="preserve"> operator als </w:t>
            </w:r>
            <w:r w:rsidR="00CD3CD2">
              <w:t xml:space="preserve">: </w:t>
            </w:r>
            <w:r>
              <w:t>A=B=0? Dus A == B?</w:t>
            </w:r>
            <w:r w:rsidR="00025D78">
              <w:t xml:space="preserve"> </w:t>
            </w:r>
            <w:r w:rsidR="00025D78">
              <w:rPr>
                <w:b/>
              </w:rPr>
              <w:t xml:space="preserve">Test dit met </w:t>
            </w:r>
            <w:proofErr w:type="spellStart"/>
            <w:r w:rsidR="00025D78">
              <w:rPr>
                <w:b/>
              </w:rPr>
              <w:t>Matlab</w:t>
            </w:r>
            <w:proofErr w:type="spellEnd"/>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8" w:name="_Toc499818746"/>
      <w:r>
        <w:t>Andere waardes</w:t>
      </w:r>
      <w:bookmarkEnd w:id="38"/>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 xml:space="preserve">Typ in </w:t>
      </w:r>
      <w:proofErr w:type="spellStart"/>
      <w:r>
        <w:rPr>
          <w:b/>
        </w:rPr>
        <w:t>Matlab</w:t>
      </w:r>
      <w:proofErr w:type="spellEnd"/>
      <w:r>
        <w:rPr>
          <w:b/>
        </w:rPr>
        <w:t xml:space="preserve">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 xml:space="preserve">Typ in </w:t>
      </w:r>
      <w:proofErr w:type="spellStart"/>
      <w:r>
        <w:rPr>
          <w:b/>
        </w:rPr>
        <w:t>Matlab</w:t>
      </w:r>
      <w:proofErr w:type="spellEnd"/>
      <w:r>
        <w:rPr>
          <w:b/>
        </w:rPr>
        <w:t xml:space="preserve">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9" w:name="_Toc499818747"/>
      <w:r>
        <w:lastRenderedPageBreak/>
        <w:t>De NIET-GELIJK-AAN-operator (NOT-EQUAL)</w:t>
      </w:r>
      <w:bookmarkEnd w:id="39"/>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fldSimple w:instr=" SEQ Tabel \* ARABIC ">
        <w:r w:rsidR="00980912">
          <w:rPr>
            <w:noProof/>
          </w:rPr>
          <w:t>6</w:t>
        </w:r>
      </w:fldSimple>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 xml:space="preserve">-operator wordt in </w:t>
      </w:r>
      <w:proofErr w:type="spellStart"/>
      <w:r w:rsidR="00F314F6">
        <w:t>Matlab</w:t>
      </w:r>
      <w:proofErr w:type="spellEnd"/>
      <w:r w:rsidR="00F314F6">
        <w:t xml:space="preserve">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5">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fldSimple w:instr=" SEQ Figuur \* ARABIC ">
        <w:r w:rsidR="00980912">
          <w:rPr>
            <w:noProof/>
          </w:rPr>
          <w:t>12</w:t>
        </w:r>
      </w:fldSimple>
      <w:r>
        <w:t xml:space="preserve">: Voorbeeld van het toepassen van de </w:t>
      </w:r>
      <w:r w:rsidR="00C83E25">
        <w:t>NE</w:t>
      </w:r>
      <w:r>
        <w:t>-operator.</w:t>
      </w:r>
    </w:p>
    <w:p w14:paraId="126D0BBA" w14:textId="77777777" w:rsidR="00105037" w:rsidRDefault="00206E3D" w:rsidP="00BA53F6">
      <w:r>
        <w:t>De NE-</w:t>
      </w:r>
      <w:commentRangeStart w:id="40"/>
      <w:r>
        <w:t>operator</w:t>
      </w:r>
      <w:commentRangeEnd w:id="40"/>
      <w:r w:rsidR="008C3BBF">
        <w:rPr>
          <w:rStyle w:val="Verwijzingopmerking"/>
        </w:rPr>
        <w:commentReference w:id="40"/>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6">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41" w:name="_Ref476923364"/>
      <w:r>
        <w:t xml:space="preserve">Figuur </w:t>
      </w:r>
      <w:fldSimple w:instr=" SEQ Figuur \* ARABIC ">
        <w:r w:rsidR="00980912">
          <w:rPr>
            <w:noProof/>
          </w:rPr>
          <w:t>13</w:t>
        </w:r>
      </w:fldSimple>
      <w:bookmarkEnd w:id="41"/>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fldSimple w:instr=" SEQ Figuur \* ARABIC ">
        <w:r w:rsidR="00980912">
          <w:rPr>
            <w:noProof/>
          </w:rPr>
          <w:t>14</w:t>
        </w:r>
      </w:fldSimple>
      <w:r>
        <w:t xml:space="preserve">: Nog een voorbeeld van de NE-operator. Hier worden twee variabelen met elkaar vergeleken. Op basis daarvan wordt ‘Variabele’ </w:t>
      </w:r>
      <w:proofErr w:type="spellStart"/>
      <w:r>
        <w:t>true</w:t>
      </w:r>
      <w:proofErr w:type="spellEnd"/>
      <w:r>
        <w:t xml:space="preserve"> of </w:t>
      </w:r>
      <w:proofErr w:type="spellStart"/>
      <w:r>
        <w:t>false</w:t>
      </w:r>
      <w:proofErr w:type="spellEnd"/>
      <w:r>
        <w:t>.</w:t>
      </w:r>
      <w:r w:rsidR="009D3117">
        <w:t xml:space="preserve"> Merk op dat het resultaat van deze code afhangt van de waardes in de variabelen ‘Biceps’ en ‘ </w:t>
      </w:r>
      <w:proofErr w:type="spellStart"/>
      <w:r w:rsidR="009D3117">
        <w:t>Triceps</w:t>
      </w:r>
      <w:proofErr w:type="spellEnd"/>
      <w:r w:rsidR="009D3117">
        <w:t>’.</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42" w:name="_Toc499818748"/>
      <w:r>
        <w:t>Groter dan</w:t>
      </w:r>
      <w:r w:rsidR="008C3BBF">
        <w:t xml:space="preserve"> en</w:t>
      </w:r>
      <w:r>
        <w:t xml:space="preserve"> kleiner dan</w:t>
      </w:r>
      <w:bookmarkEnd w:id="42"/>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xml:space="preserve">. In </w:t>
      </w:r>
      <w:proofErr w:type="spellStart"/>
      <w:r>
        <w:t>Matlab</w:t>
      </w:r>
      <w:proofErr w:type="spellEnd"/>
      <w:r w:rsidR="00637F61">
        <w:t xml:space="preserve"> kunnen we ook gebruik maken van deze operaties. In de volgende tabel worden de wiskundige symbolen getoond met de bijbehorende </w:t>
      </w:r>
      <w:proofErr w:type="spellStart"/>
      <w:r w:rsidR="00637F61">
        <w:t>Matlab</w:t>
      </w:r>
      <w:proofErr w:type="spellEnd"/>
      <w:r w:rsidR="00637F61">
        <w:t xml:space="preserve"> operatoren</w:t>
      </w:r>
    </w:p>
    <w:p w14:paraId="3BB1642B" w14:textId="77777777" w:rsidR="00173B17" w:rsidRDefault="00173B17" w:rsidP="00173B17">
      <w:pPr>
        <w:pStyle w:val="Bijschrift"/>
        <w:keepNext/>
        <w:jc w:val="center"/>
      </w:pPr>
      <w:r>
        <w:t xml:space="preserve">Tabel </w:t>
      </w:r>
      <w:fldSimple w:instr=" SEQ Tabel \* ARABIC ">
        <w:r w:rsidR="00980912">
          <w:rPr>
            <w:noProof/>
          </w:rPr>
          <w:t>7</w:t>
        </w:r>
      </w:fldSimple>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proofErr w:type="spellStart"/>
            <w:r w:rsidRPr="00A32631">
              <w:rPr>
                <w:b/>
              </w:rPr>
              <w:t>Matlab</w:t>
            </w:r>
            <w:proofErr w:type="spellEnd"/>
            <w:r w:rsidRPr="00A32631">
              <w:rPr>
                <w:b/>
              </w:rPr>
              <w:t xml:space="preserve">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3" w:name="_Toc499818749"/>
      <w:r>
        <w:t>De opbouw op basis van de AND, OR en NOT</w:t>
      </w:r>
      <w:bookmarkEnd w:id="43"/>
    </w:p>
    <w:p w14:paraId="75B1BA89" w14:textId="015AF8EE" w:rsidR="00D6527E" w:rsidRPr="005921D0" w:rsidRDefault="00E34A58" w:rsidP="00D6527E">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fldSimple w:instr=" SEQ Tabel \* ARABIC ">
        <w:r w:rsidR="00980912">
          <w:rPr>
            <w:noProof/>
          </w:rPr>
          <w:t>8</w:t>
        </w:r>
      </w:fldSimple>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fldSimple w:instr=" SEQ Tabel \* ARABIC ">
        <w:r w:rsidR="00980912">
          <w:rPr>
            <w:noProof/>
          </w:rPr>
          <w:t>9</w:t>
        </w:r>
      </w:fldSimple>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bookmarkStart w:id="44" w:name="_Toc499818750"/>
      <w:commentRangeStart w:id="45"/>
      <w:r>
        <w:lastRenderedPageBreak/>
        <w:t>Vragen en opdrachten</w:t>
      </w:r>
      <w:commentRangeEnd w:id="45"/>
      <w:r>
        <w:rPr>
          <w:rStyle w:val="Verwijzingopmerking"/>
          <w:rFonts w:asciiTheme="minorHAnsi" w:eastAsiaTheme="minorHAnsi" w:hAnsiTheme="minorHAnsi" w:cstheme="minorBidi"/>
          <w:color w:val="auto"/>
        </w:rPr>
        <w:commentReference w:id="45"/>
      </w:r>
      <w:bookmarkEnd w:id="44"/>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 xml:space="preserve">Wat is de </w:t>
      </w:r>
      <w:proofErr w:type="spellStart"/>
      <w:r>
        <w:t>Matlab</w:t>
      </w:r>
      <w:proofErr w:type="spellEnd"/>
      <w:r>
        <w:t xml:space="preserve">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 xml:space="preserve">Geef de </w:t>
      </w:r>
      <w:proofErr w:type="spellStart"/>
      <w:r>
        <w:t>Matlab</w:t>
      </w:r>
      <w:proofErr w:type="spellEnd"/>
      <w:r>
        <w:t xml:space="preserve">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bookmarkStart w:id="46" w:name="_Toc499818751"/>
      <w:r>
        <w:lastRenderedPageBreak/>
        <w:t>Antwoorden</w:t>
      </w:r>
      <w:bookmarkEnd w:id="46"/>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7" w:name="_Toc499818752"/>
      <w:r>
        <w:t>Element-</w:t>
      </w:r>
      <w:proofErr w:type="spellStart"/>
      <w:r>
        <w:t>wise</w:t>
      </w:r>
      <w:proofErr w:type="spellEnd"/>
      <w:r>
        <w:t xml:space="preserve"> </w:t>
      </w:r>
      <w:proofErr w:type="spellStart"/>
      <w:r>
        <w:t>logical</w:t>
      </w:r>
      <w:proofErr w:type="spellEnd"/>
      <w:r>
        <w:t xml:space="preserve"> operatoren</w:t>
      </w:r>
      <w:bookmarkEnd w:id="47"/>
    </w:p>
    <w:p w14:paraId="74FB23FE" w14:textId="2FEED319"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980912">
        <w:t xml:space="preserve">Tabel </w:t>
      </w:r>
      <w:r w:rsidR="00980912">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8" w:name="_Ref496629127"/>
      <w:r>
        <w:t xml:space="preserve">Tabel </w:t>
      </w:r>
      <w:fldSimple w:instr=" SEQ Tabel \* ARABIC ">
        <w:r w:rsidR="00980912">
          <w:rPr>
            <w:noProof/>
          </w:rPr>
          <w:t>10</w:t>
        </w:r>
      </w:fldSimple>
      <w:bookmarkEnd w:id="48"/>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proofErr w:type="spellStart"/>
            <w:r w:rsidRPr="00A32631">
              <w:rPr>
                <w:b/>
              </w:rPr>
              <w:t>Matlab</w:t>
            </w:r>
            <w:proofErr w:type="spellEnd"/>
            <w:r w:rsidRPr="00A32631">
              <w:rPr>
                <w:b/>
              </w:rPr>
              <w:t xml:space="preserve">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8">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9" w:name="_Ref476923956"/>
      <w:r>
        <w:t xml:space="preserve">Figuur </w:t>
      </w:r>
      <w:fldSimple w:instr=" SEQ Figuur \* ARABIC ">
        <w:r w:rsidR="00980912">
          <w:rPr>
            <w:noProof/>
          </w:rPr>
          <w:t>15</w:t>
        </w:r>
      </w:fldSimple>
      <w:bookmarkEnd w:id="49"/>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980912">
        <w:t xml:space="preserve">Figuur </w:t>
      </w:r>
      <w:r w:rsidR="00980912">
        <w:rPr>
          <w:noProof/>
        </w:rPr>
        <w:t>15</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9">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30">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fldSimple w:instr=" SEQ Figuur \* ARABIC ">
        <w:r w:rsidR="00980912">
          <w:rPr>
            <w:noProof/>
          </w:rPr>
          <w:t>16</w:t>
        </w:r>
      </w:fldSimple>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31">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32">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fldSimple w:instr=" SEQ Figuur \* ARABIC ">
        <w:r w:rsidR="00980912">
          <w:rPr>
            <w:noProof/>
          </w:rPr>
          <w:t>17</w:t>
        </w:r>
      </w:fldSimple>
      <w:r>
        <w:t>: De short-circuit versie van de OR-operator geeft een fout melding omdat deze niet met vectoren werkt.</w:t>
      </w:r>
    </w:p>
    <w:p w14:paraId="45F3D10D" w14:textId="77777777" w:rsidR="00C32918" w:rsidRDefault="005F5B3C" w:rsidP="005F5B3C">
      <w:pPr>
        <w:pStyle w:val="Kop3"/>
      </w:pPr>
      <w:bookmarkStart w:id="50" w:name="_Toc499818753"/>
      <w:r>
        <w:t>Met welk type operator moet worden gewerkt?</w:t>
      </w:r>
      <w:bookmarkEnd w:id="50"/>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51" w:name="_Toc499818754"/>
      <w:r>
        <w:t>Een ander effect van de short-circuit operator</w:t>
      </w:r>
      <w:bookmarkEnd w:id="51"/>
    </w:p>
    <w:p w14:paraId="607E4805" w14:textId="1A0C7AE2" w:rsidR="009E10C0" w:rsidRPr="005921D0" w:rsidRDefault="00E34A58" w:rsidP="009E10C0">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3">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52" w:name="_Ref476924766"/>
      <w:r>
        <w:t xml:space="preserve">Figuur </w:t>
      </w:r>
      <w:fldSimple w:instr=" SEQ Figuur \* ARABIC ">
        <w:r w:rsidR="00980912">
          <w:rPr>
            <w:noProof/>
          </w:rPr>
          <w:t>18</w:t>
        </w:r>
      </w:fldSimple>
      <w:bookmarkEnd w:id="52"/>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980912">
        <w:t xml:space="preserve">Figuur </w:t>
      </w:r>
      <w:r w:rsidR="00980912">
        <w:rPr>
          <w:noProof/>
        </w:rPr>
        <w:t>18</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980912">
        <w:t xml:space="preserve">Figuur </w:t>
      </w:r>
      <w:r w:rsidR="00980912">
        <w:rPr>
          <w:noProof/>
        </w:rPr>
        <w:t>19</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4">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53" w:name="_Ref476925098"/>
      <w:r>
        <w:t xml:space="preserve">Figuur </w:t>
      </w:r>
      <w:fldSimple w:instr=" SEQ Figuur \* ARABIC ">
        <w:r w:rsidR="00980912">
          <w:rPr>
            <w:noProof/>
          </w:rPr>
          <w:t>19</w:t>
        </w:r>
      </w:fldSimple>
      <w:bookmarkEnd w:id="53"/>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54" w:name="_Toc499818755"/>
      <w:r>
        <w:t>Vragen en opdrachten</w:t>
      </w:r>
      <w:bookmarkEnd w:id="54"/>
    </w:p>
    <w:p w14:paraId="7E2D4E20" w14:textId="77777777" w:rsidR="00905034" w:rsidRDefault="00905034" w:rsidP="00877C6C">
      <w:pPr>
        <w:pStyle w:val="Lijstalinea"/>
        <w:numPr>
          <w:ilvl w:val="0"/>
          <w:numId w:val="38"/>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877C6C">
      <w:pPr>
        <w:pStyle w:val="Lijstalinea"/>
        <w:numPr>
          <w:ilvl w:val="0"/>
          <w:numId w:val="38"/>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w:t>
      </w:r>
      <w:proofErr w:type="spellStart"/>
      <w:r w:rsidRPr="00282EC8">
        <w:t>a,b</w:t>
      </w:r>
      <w:proofErr w:type="spellEnd"/>
      <w:r w:rsidRPr="00282EC8">
        <w:t xml:space="preserve">) als a = [5 0 8 4 3 2]; en b = [ 6 8 8 0 3 2]; Werk dit eerst uit op papier! Kijk daarna in </w:t>
      </w:r>
      <w:proofErr w:type="spellStart"/>
      <w:r w:rsidRPr="00282EC8">
        <w:t>Matlab</w:t>
      </w:r>
      <w:proofErr w:type="spellEnd"/>
      <w:r w:rsidRPr="00282EC8">
        <w:t xml:space="preserve">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5" w:name="_Toc499818756"/>
      <w:r>
        <w:t>Antwoorden</w:t>
      </w:r>
      <w:bookmarkEnd w:id="55"/>
    </w:p>
    <w:p w14:paraId="2B0F31FC" w14:textId="77777777" w:rsidR="00905034" w:rsidRDefault="00905034" w:rsidP="00877C6C">
      <w:pPr>
        <w:pStyle w:val="Lijstalinea"/>
        <w:numPr>
          <w:ilvl w:val="0"/>
          <w:numId w:val="39"/>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5">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877C6C">
      <w:pPr>
        <w:pStyle w:val="Lijstalinea"/>
        <w:numPr>
          <w:ilvl w:val="0"/>
          <w:numId w:val="39"/>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877C6C">
      <w:pPr>
        <w:pStyle w:val="Lijstalinea"/>
        <w:numPr>
          <w:ilvl w:val="0"/>
          <w:numId w:val="39"/>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6" w:name="_Toc499818757"/>
      <w:r>
        <w:lastRenderedPageBreak/>
        <w:t>Het maken van beslissingen</w:t>
      </w:r>
      <w:bookmarkEnd w:id="56"/>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w:t>
      </w:r>
      <w:proofErr w:type="spellStart"/>
      <w:r>
        <w:t>Matlab</w:t>
      </w:r>
      <w:proofErr w:type="spellEnd"/>
      <w:r>
        <w:t xml:space="preserve">. </w:t>
      </w:r>
      <w:r w:rsidRPr="002C63E2">
        <w:rPr>
          <w:i/>
        </w:rPr>
        <w:t xml:space="preserve">Waarom zou je beslissingen moeten maken m.b.v. </w:t>
      </w:r>
      <w:proofErr w:type="spellStart"/>
      <w:r w:rsidRPr="002C63E2">
        <w:rPr>
          <w:i/>
        </w:rPr>
        <w:t>Matlab</w:t>
      </w:r>
      <w:proofErr w:type="spellEnd"/>
      <w:r w:rsidRPr="002C63E2">
        <w:rPr>
          <w:i/>
        </w:rPr>
        <w:t>?</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fldSimple w:instr=" SEQ Figuur \* ARABIC ">
        <w:r w:rsidR="00980912">
          <w:rPr>
            <w:noProof/>
          </w:rPr>
          <w:t>20</w:t>
        </w:r>
      </w:fldSimple>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 xml:space="preserve">zijn de sleutelwoorden tot het maken van een beslissing in </w:t>
      </w:r>
      <w:proofErr w:type="spellStart"/>
      <w:r w:rsidR="00417182">
        <w:t>Matlab</w:t>
      </w:r>
      <w:proofErr w:type="spellEnd"/>
      <w:r>
        <w:t xml:space="preserve"> onderstreept</w:t>
      </w:r>
      <w:r w:rsidR="00417182">
        <w:t xml:space="preserve">: </w:t>
      </w:r>
      <w:proofErr w:type="spellStart"/>
      <w:r w:rsidR="00417182">
        <w:rPr>
          <w:i/>
        </w:rPr>
        <w:t>als-dan</w:t>
      </w:r>
      <w:proofErr w:type="spellEnd"/>
      <w:r w:rsidR="00127F5C">
        <w:rPr>
          <w:i/>
        </w:rPr>
        <w:t>.</w:t>
      </w:r>
      <w:r w:rsidR="00417182">
        <w:t xml:space="preserve"> </w:t>
      </w:r>
    </w:p>
    <w:p w14:paraId="6ECB317F" w14:textId="77777777" w:rsidR="00E634A5" w:rsidRDefault="00417182" w:rsidP="00417182">
      <w:pPr>
        <w:pStyle w:val="Kop2"/>
      </w:pPr>
      <w:bookmarkStart w:id="57" w:name="_Toc499818758"/>
      <w:proofErr w:type="spellStart"/>
      <w:r>
        <w:t>Als-dan</w:t>
      </w:r>
      <w:proofErr w:type="spellEnd"/>
      <w:r>
        <w:t xml:space="preserve"> (</w:t>
      </w:r>
      <w:proofErr w:type="spellStart"/>
      <w:r>
        <w:t>if</w:t>
      </w:r>
      <w:proofErr w:type="spellEnd"/>
      <w:r>
        <w:t>)</w:t>
      </w:r>
      <w:bookmarkEnd w:id="57"/>
    </w:p>
    <w:p w14:paraId="0436C934" w14:textId="126C4D1C" w:rsidR="00AC3A5A" w:rsidRPr="002C63E2" w:rsidRDefault="002C63E2" w:rsidP="00AC3A5A">
      <w:r>
        <w:t xml:space="preserve">Om in </w:t>
      </w:r>
      <w:proofErr w:type="spellStart"/>
      <w:r>
        <w:t>Matlab</w:t>
      </w:r>
      <w:proofErr w:type="spellEnd"/>
      <w:r>
        <w:t xml:space="preserve"> beslissingen te maken he</w:t>
      </w:r>
      <w:r w:rsidR="00AC4875">
        <w:t>bben de makers van</w:t>
      </w:r>
      <w:r>
        <w:t xml:space="preserve"> </w:t>
      </w:r>
      <w:proofErr w:type="spellStart"/>
      <w:r>
        <w:t>Matlab</w:t>
      </w:r>
      <w:proofErr w:type="spellEnd"/>
      <w:r>
        <w:t xml:space="preserve"> </w:t>
      </w:r>
      <w:r w:rsidR="00AC4875">
        <w:t>het</w:t>
      </w:r>
      <w:r>
        <w:t xml:space="preserv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980912">
        <w:t xml:space="preserve">Figuur </w:t>
      </w:r>
      <w:r w:rsidR="00980912">
        <w:rPr>
          <w:noProof/>
        </w:rPr>
        <w:t>21</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7">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8" w:name="_Ref476920783"/>
      <w:r>
        <w:t xml:space="preserve">Figuur </w:t>
      </w:r>
      <w:fldSimple w:instr=" SEQ Figuur \* ARABIC ">
        <w:r w:rsidR="00980912">
          <w:rPr>
            <w:noProof/>
          </w:rPr>
          <w:t>21</w:t>
        </w:r>
      </w:fldSimple>
      <w:bookmarkEnd w:id="58"/>
      <w:r>
        <w:t xml:space="preserve">: Voorbeeld van de opzet van een </w:t>
      </w:r>
      <w:proofErr w:type="spellStart"/>
      <w:r>
        <w:t>if</w:t>
      </w:r>
      <w:proofErr w:type="spellEnd"/>
      <w:r>
        <w:t>-statement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w:t>
      </w:r>
      <w:proofErr w:type="spellStart"/>
      <w:r w:rsidR="00127F5C">
        <w:t>if</w:t>
      </w:r>
      <w:proofErr w:type="spellEnd"/>
      <w:r w:rsidR="00127F5C">
        <w:t xml:space="preserve">-statement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980912">
        <w:t xml:space="preserve">Figuur </w:t>
      </w:r>
      <w:r w:rsidR="00980912">
        <w:rPr>
          <w:noProof/>
        </w:rPr>
        <w:t>22</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9" w:name="_Ref476921043"/>
      <w:r>
        <w:t xml:space="preserve">Figuur </w:t>
      </w:r>
      <w:fldSimple w:instr=" SEQ Figuur \* ARABIC ">
        <w:r w:rsidR="00980912">
          <w:rPr>
            <w:noProof/>
          </w:rPr>
          <w:t>22</w:t>
        </w:r>
      </w:fldSimple>
      <w:bookmarkEnd w:id="59"/>
      <w:r>
        <w:t xml:space="preserve">: Voorbeeld van de opzet van een </w:t>
      </w:r>
      <w:proofErr w:type="spellStart"/>
      <w:r>
        <w:t>if</w:t>
      </w:r>
      <w:proofErr w:type="spellEnd"/>
      <w:r>
        <w:t xml:space="preserve">-statement </w:t>
      </w:r>
      <w:r w:rsidR="00B475B7">
        <w:t>volledig werkend.</w:t>
      </w:r>
    </w:p>
    <w:p w14:paraId="33F1B907" w14:textId="6012BB2A" w:rsidR="00127F5C" w:rsidRDefault="00127F5C" w:rsidP="00127F5C">
      <w:pPr>
        <w:pStyle w:val="Kop3"/>
      </w:pPr>
      <w:bookmarkStart w:id="60" w:name="_Toc499818759"/>
      <w:r>
        <w:t xml:space="preserve">Wanneer wordt </w:t>
      </w:r>
      <w:r w:rsidR="00AC4875">
        <w:t>het</w:t>
      </w:r>
      <w:r>
        <w:t xml:space="preserve"> </w:t>
      </w:r>
      <w:proofErr w:type="spellStart"/>
      <w:r>
        <w:t>if</w:t>
      </w:r>
      <w:proofErr w:type="spellEnd"/>
      <w:r>
        <w:t>-statement uitgevoerd?</w:t>
      </w:r>
      <w:bookmarkEnd w:id="60"/>
    </w:p>
    <w:p w14:paraId="5B5403B4" w14:textId="49A31F30" w:rsidR="00127F5C" w:rsidRDefault="00AC4875" w:rsidP="00127F5C">
      <w:r>
        <w:t>Het</w:t>
      </w:r>
      <w:r w:rsidR="00127F5C">
        <w:t xml:space="preserve"> </w:t>
      </w:r>
      <w:proofErr w:type="spellStart"/>
      <w:r w:rsidR="00127F5C">
        <w:t>if</w:t>
      </w:r>
      <w:proofErr w:type="spellEnd"/>
      <w:r w:rsidR="00127F5C">
        <w:t>-statement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980912" w:rsidRPr="00980912">
        <w:rPr>
          <w:i/>
        </w:rPr>
        <w:t xml:space="preserve">Figuur </w:t>
      </w:r>
      <w:r w:rsidR="00980912" w:rsidRPr="00980912">
        <w:rPr>
          <w:i/>
          <w:noProof/>
        </w:rPr>
        <w:t>22</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980912">
        <w:t xml:space="preserve">Figuur </w:t>
      </w:r>
      <w:r w:rsidR="00980912">
        <w:rPr>
          <w:noProof/>
        </w:rPr>
        <w:t>22</w:t>
      </w:r>
      <w:r>
        <w:fldChar w:fldCharType="end"/>
      </w:r>
      <w:r>
        <w:t xml:space="preserve"> </w:t>
      </w:r>
      <w:proofErr w:type="spellStart"/>
      <w:r w:rsidR="008B3DDD">
        <w:rPr>
          <w:b/>
          <w:i/>
          <w:u w:val="single"/>
        </w:rPr>
        <w:t>true</w:t>
      </w:r>
      <w:proofErr w:type="spellEnd"/>
      <w:r>
        <w:t xml:space="preserve"> is</w:t>
      </w:r>
      <w:r w:rsidR="0028740D">
        <w:t>,</w:t>
      </w:r>
      <w:r>
        <w:t xml:space="preserve"> de code in </w:t>
      </w:r>
      <w:r w:rsidR="0028740D">
        <w:t>het</w:t>
      </w:r>
      <w:r>
        <w:t xml:space="preserve"> </w:t>
      </w:r>
      <w:proofErr w:type="spellStart"/>
      <w:r>
        <w:t>if</w:t>
      </w:r>
      <w:proofErr w:type="spellEnd"/>
      <w:r>
        <w:t xml:space="preserve">-statement wordt </w:t>
      </w:r>
      <w:r w:rsidR="008B3DDD">
        <w:t xml:space="preserve">dus </w:t>
      </w:r>
      <w:r>
        <w:t xml:space="preserve">uitgevoerd. </w:t>
      </w:r>
      <w:r w:rsidR="008B3DDD">
        <w:t xml:space="preserve">In de praktijk willen we ook vaak iets uitvoeren als de logische expressie </w:t>
      </w:r>
      <w:proofErr w:type="spellStart"/>
      <w:r w:rsidR="008B3DDD">
        <w:t>false</w:t>
      </w:r>
      <w:proofErr w:type="spellEnd"/>
      <w:r w:rsidR="008B3DDD">
        <w:t xml:space="preserve"> is. De makers van </w:t>
      </w:r>
      <w:proofErr w:type="spellStart"/>
      <w:r w:rsidR="008B3DDD">
        <w:t>Matlab</w:t>
      </w:r>
      <w:proofErr w:type="spellEnd"/>
      <w:r w:rsidR="008B3DDD">
        <w:t xml:space="preserve"> hebben hier een aanvulling op het </w:t>
      </w:r>
      <w:proofErr w:type="spellStart"/>
      <w:r w:rsidR="008B3DDD">
        <w:t>if</w:t>
      </w:r>
      <w:proofErr w:type="spellEnd"/>
      <w:r w:rsidR="008B3DDD">
        <w:t>-statement voor bedacht.</w:t>
      </w:r>
    </w:p>
    <w:p w14:paraId="7636A0A2" w14:textId="77777777" w:rsidR="00417182" w:rsidRDefault="00417182" w:rsidP="00417182">
      <w:pPr>
        <w:pStyle w:val="Kop2"/>
      </w:pPr>
      <w:bookmarkStart w:id="61" w:name="_Toc499818760"/>
      <w:r>
        <w:t>Als-dan-anders (</w:t>
      </w:r>
      <w:proofErr w:type="spellStart"/>
      <w:r>
        <w:t>if-else</w:t>
      </w:r>
      <w:proofErr w:type="spellEnd"/>
      <w:r>
        <w:t>)</w:t>
      </w:r>
      <w:bookmarkEnd w:id="61"/>
    </w:p>
    <w:p w14:paraId="28BD5526" w14:textId="445B1FBD"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980912">
        <w:t xml:space="preserve">Figuur </w:t>
      </w:r>
      <w:r w:rsidR="00980912">
        <w:rPr>
          <w:noProof/>
        </w:rPr>
        <w:t>23</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9">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62" w:name="_Ref476921681"/>
      <w:r>
        <w:t xml:space="preserve">Figuur </w:t>
      </w:r>
      <w:fldSimple w:instr=" SEQ Figuur \* ARABIC ">
        <w:r w:rsidR="00980912">
          <w:rPr>
            <w:noProof/>
          </w:rPr>
          <w:t>23</w:t>
        </w:r>
      </w:fldSimple>
      <w:bookmarkEnd w:id="62"/>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3DC853F8" w:rsidR="00A77D38" w:rsidRDefault="006E3A2F" w:rsidP="00417182">
      <w:r>
        <w:t xml:space="preserve">Als de logische expressie </w:t>
      </w:r>
      <w:proofErr w:type="spellStart"/>
      <w:r>
        <w:t>true</w:t>
      </w:r>
      <w:proofErr w:type="spellEnd"/>
      <w:r>
        <w:t xml:space="preserve"> is</w:t>
      </w:r>
      <w:r w:rsidR="0028740D">
        <w:t>,</w:t>
      </w:r>
      <w:r>
        <w:t xml:space="preserve"> dan wordt C = 2*A; uitgevoerd. Als de logische expressie </w:t>
      </w:r>
      <w:proofErr w:type="spellStart"/>
      <w:r>
        <w:t>false</w:t>
      </w:r>
      <w:proofErr w:type="spellEnd"/>
      <w:r>
        <w:t xml:space="preserv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bookmarkStart w:id="63" w:name="_Toc499818761"/>
      <w:r>
        <w:lastRenderedPageBreak/>
        <w:t>Meerdere expressies tegelijkertijd testen</w:t>
      </w:r>
      <w:bookmarkEnd w:id="63"/>
    </w:p>
    <w:p w14:paraId="27DFFD19" w14:textId="12780019" w:rsidR="00A77D38" w:rsidRDefault="00A77D38" w:rsidP="00A77D38">
      <w:r>
        <w:t xml:space="preserve">Inmiddels heb je gezien dat je m.b.v. een </w:t>
      </w:r>
      <w:proofErr w:type="spellStart"/>
      <w:r>
        <w:t>if</w:t>
      </w:r>
      <w:proofErr w:type="spellEnd"/>
      <w:r>
        <w:t>-</w:t>
      </w:r>
      <w:proofErr w:type="spellStart"/>
      <w:r>
        <w:t>else</w:t>
      </w:r>
      <w:proofErr w:type="spellEnd"/>
      <w:r>
        <w:t xml:space="preserv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rsidR="00980912">
        <w:t xml:space="preserve">Figuur </w:t>
      </w:r>
      <w:r w:rsidR="00980912">
        <w:rPr>
          <w:noProof/>
        </w:rPr>
        <w:t>24</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64" w:name="_Ref497408207"/>
      <w:r>
        <w:t xml:space="preserve">Figuur </w:t>
      </w:r>
      <w:fldSimple w:instr=" SEQ Figuur \* ARABIC ">
        <w:r w:rsidR="00980912">
          <w:rPr>
            <w:noProof/>
          </w:rPr>
          <w:t>24</w:t>
        </w:r>
      </w:fldSimple>
      <w:bookmarkEnd w:id="64"/>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rsidR="00980912">
        <w:t xml:space="preserve">Figuur </w:t>
      </w:r>
      <w:r w:rsidR="00980912">
        <w:rPr>
          <w:noProof/>
        </w:rPr>
        <w:t>24</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65" w:name="_Toc499818762"/>
      <w:r>
        <w:t>Een beslissing met meerdere antwoorden</w:t>
      </w:r>
      <w:bookmarkEnd w:id="65"/>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41">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6" w:name="_Ref476922224"/>
            <w:r>
              <w:t xml:space="preserve">Figuur </w:t>
            </w:r>
            <w:fldSimple w:instr=" SEQ Figuur \* ARABIC ">
              <w:r w:rsidR="00980912">
                <w:rPr>
                  <w:noProof/>
                </w:rPr>
                <w:t>25</w:t>
              </w:r>
            </w:fldSimple>
            <w:bookmarkEnd w:id="66"/>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w:t>
      </w:r>
      <w:proofErr w:type="spellStart"/>
      <w:r>
        <w:t>Matlab</w:t>
      </w:r>
      <w:proofErr w:type="spellEnd"/>
      <w:r>
        <w:t xml:space="preserve"> kan hij kiezen uit: HOME, PLOTS, APPS, etc. Er zijn bij een beslissing dus vaak meerdere antwoorden mogelijk. </w:t>
      </w:r>
      <w:r w:rsidR="008B3DDD">
        <w:t xml:space="preserve">De makers van </w:t>
      </w:r>
      <w:proofErr w:type="spellStart"/>
      <w:r>
        <w:t>Matlab</w:t>
      </w:r>
      <w:proofErr w:type="spellEnd"/>
      <w:r>
        <w:t xml:space="preserve">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980912">
        <w:t xml:space="preserve">Figuur </w:t>
      </w:r>
      <w:r w:rsidR="00980912">
        <w:rPr>
          <w:noProof/>
        </w:rPr>
        <w:t>25</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980912">
        <w:t xml:space="preserve">Figuur </w:t>
      </w:r>
      <w:r w:rsidR="00980912">
        <w:rPr>
          <w:noProof/>
        </w:rPr>
        <w:t>25</w:t>
      </w:r>
      <w:r>
        <w:fldChar w:fldCharType="end"/>
      </w:r>
      <w:r>
        <w:t xml:space="preserve"> is de expressie A+B) uitgevoerd. Het resultaat van de expressie in </w:t>
      </w:r>
      <w:r>
        <w:fldChar w:fldCharType="begin"/>
      </w:r>
      <w:r>
        <w:instrText xml:space="preserve"> REF _Ref476922224 \h </w:instrText>
      </w:r>
      <w:r>
        <w:fldChar w:fldCharType="separate"/>
      </w:r>
      <w:r w:rsidR="00980912">
        <w:t xml:space="preserve">Figuur </w:t>
      </w:r>
      <w:r w:rsidR="00980912">
        <w:rPr>
          <w:noProof/>
        </w:rPr>
        <w:t>25</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7" w:name="_Toc499818763"/>
      <w:r>
        <w:t>Bij geen enkele juiste casus</w:t>
      </w:r>
      <w:bookmarkEnd w:id="67"/>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proofErr w:type="spellStart"/>
      <w:r>
        <w:rPr>
          <w:i/>
        </w:rPr>
        <w:t>otherwise</w:t>
      </w:r>
      <w:proofErr w:type="spellEnd"/>
      <w:r>
        <w:t xml:space="preserve">. Als geen enkele casus </w:t>
      </w:r>
      <w:r w:rsidR="005058DF">
        <w:t>gelijk is aan</w:t>
      </w:r>
      <w:r>
        <w:t xml:space="preserve"> de expressie</w:t>
      </w:r>
      <w:r w:rsidR="005058DF">
        <w:t>,</w:t>
      </w:r>
      <w:r>
        <w:t xml:space="preserve"> wordt de </w:t>
      </w:r>
      <w:proofErr w:type="spellStart"/>
      <w:r w:rsidRPr="009C2078">
        <w:rPr>
          <w:i/>
        </w:rP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p>
    <w:p w14:paraId="5600F3B2" w14:textId="7D91D84A" w:rsidR="00A77D38" w:rsidRDefault="00A77D38">
      <w:r>
        <w:br w:type="page"/>
      </w:r>
    </w:p>
    <w:p w14:paraId="54605BD5" w14:textId="77777777" w:rsidR="00B475B7" w:rsidRDefault="00B475B7" w:rsidP="00B475B7">
      <w:pPr>
        <w:pStyle w:val="Kop2"/>
      </w:pPr>
      <w:bookmarkStart w:id="68" w:name="_Toc499818764"/>
      <w:commentRangeStart w:id="69"/>
      <w:r>
        <w:lastRenderedPageBreak/>
        <w:t>Vragen en opdrachten</w:t>
      </w:r>
      <w:commentRangeEnd w:id="69"/>
      <w:r w:rsidR="00A77D38">
        <w:rPr>
          <w:rStyle w:val="Verwijzingopmerking"/>
          <w:rFonts w:asciiTheme="minorHAnsi" w:eastAsiaTheme="minorHAnsi" w:hAnsiTheme="minorHAnsi" w:cstheme="minorBidi"/>
          <w:color w:val="auto"/>
        </w:rPr>
        <w:commentReference w:id="69"/>
      </w:r>
      <w:bookmarkEnd w:id="68"/>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w:t>
      </w:r>
      <w:proofErr w:type="spellStart"/>
      <w:r w:rsidR="009C2078">
        <w:t>Matlab</w:t>
      </w:r>
      <w:proofErr w:type="spellEnd"/>
      <w:r w:rsidR="009C2078">
        <w:t>.</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42">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3">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4">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6">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7">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8">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9">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70" w:name="_Toc499818765"/>
      <w:r>
        <w:lastRenderedPageBreak/>
        <w:t>Antwoorden</w:t>
      </w:r>
      <w:bookmarkEnd w:id="70"/>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10E2A565" w:rsidR="007E331A" w:rsidRDefault="007E331A" w:rsidP="00C87CB6">
      <w:pPr>
        <w:pStyle w:val="Lijstalinea"/>
        <w:numPr>
          <w:ilvl w:val="0"/>
          <w:numId w:val="36"/>
        </w:numPr>
        <w:spacing w:line="720" w:lineRule="auto"/>
      </w:pPr>
      <w:r>
        <w:t xml:space="preserve">C = </w:t>
      </w:r>
      <w:r w:rsidR="00454499">
        <w:t>222</w:t>
      </w:r>
    </w:p>
    <w:p w14:paraId="62D1C8A2" w14:textId="70D879DC" w:rsidR="007E331A" w:rsidRDefault="007E331A" w:rsidP="00C87CB6">
      <w:pPr>
        <w:pStyle w:val="Lijstalinea"/>
        <w:numPr>
          <w:ilvl w:val="0"/>
          <w:numId w:val="36"/>
        </w:numPr>
        <w:spacing w:line="720" w:lineRule="auto"/>
      </w:pPr>
      <w:r>
        <w:t xml:space="preserve">E = </w:t>
      </w:r>
      <w:r w:rsidR="00454499">
        <w:t>44</w:t>
      </w:r>
    </w:p>
    <w:p w14:paraId="250AD355" w14:textId="7BE44434" w:rsidR="007E331A" w:rsidRDefault="00454499" w:rsidP="00C87CB6">
      <w:pPr>
        <w:pStyle w:val="Lijstalinea"/>
        <w:numPr>
          <w:ilvl w:val="0"/>
          <w:numId w:val="36"/>
        </w:numPr>
        <w:spacing w:line="720" w:lineRule="auto"/>
      </w:pPr>
      <w:r>
        <w:t>E = 33</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71" w:name="_Toc499818766"/>
      <w:r>
        <w:lastRenderedPageBreak/>
        <w:t xml:space="preserve">Set </w:t>
      </w:r>
      <w:proofErr w:type="spellStart"/>
      <w:r>
        <w:t>Path</w:t>
      </w:r>
      <w:bookmarkEnd w:id="71"/>
      <w:proofErr w:type="spellEnd"/>
    </w:p>
    <w:p w14:paraId="0B38CB09" w14:textId="15AEE497" w:rsidR="000F7AB1" w:rsidRDefault="000F7AB1" w:rsidP="000F7AB1">
      <w:r>
        <w:t>Dit korte hoofdstuk behandel</w:t>
      </w:r>
      <w:r w:rsidR="00A42E6F">
        <w:t>t</w:t>
      </w:r>
      <w:r>
        <w:t xml:space="preserve"> een veel voorkomend probleem in het gebruik van </w:t>
      </w:r>
      <w:proofErr w:type="spellStart"/>
      <w:r>
        <w:t>Matlab</w:t>
      </w:r>
      <w:proofErr w:type="spellEnd"/>
      <w:r>
        <w:t xml:space="preserve">. Namelijk het probleem dat </w:t>
      </w:r>
      <w:r>
        <w:rPr>
          <w:i/>
        </w:rPr>
        <w:t>zogenaamd</w:t>
      </w:r>
      <w:r>
        <w:t xml:space="preserve"> bepaalde bestanden niet worden gevonden</w:t>
      </w:r>
      <w:r w:rsidR="005921D0">
        <w:t xml:space="preserve"> door </w:t>
      </w:r>
      <w:proofErr w:type="spellStart"/>
      <w:r w:rsidR="005921D0">
        <w:t>Matlab</w:t>
      </w:r>
      <w:proofErr w:type="spellEnd"/>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bookmarkStart w:id="72" w:name="_Toc499818767"/>
      <w:r>
        <w:t>Voorbereiding</w:t>
      </w:r>
      <w:bookmarkEnd w:id="72"/>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proofErr w:type="spellStart"/>
      <w:r w:rsidR="007219CF">
        <w:rPr>
          <w:i/>
        </w:rPr>
        <w:t>anderscript.m</w:t>
      </w:r>
      <w:proofErr w:type="spellEnd"/>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w:t>
      </w:r>
      <w:proofErr w:type="spellStart"/>
      <w:r>
        <w:t>Current</w:t>
      </w:r>
      <w:proofErr w:type="spellEnd"/>
      <w:r>
        <w:t xml:space="preserve"> Folder in </w:t>
      </w:r>
      <w:proofErr w:type="spellStart"/>
      <w:r>
        <w:t>Matlab</w:t>
      </w:r>
      <w:proofErr w:type="spellEnd"/>
      <w:r>
        <w:t xml:space="preserve"> naar een </w:t>
      </w:r>
      <w:r>
        <w:rPr>
          <w:b/>
        </w:rPr>
        <w:t xml:space="preserve">andere </w:t>
      </w:r>
      <w:r>
        <w:t xml:space="preserve">folder dan de root-folder. Het maakt niet uit welke folder, als het maar niet de root-folder is. Maak daar het script </w:t>
      </w:r>
      <w:proofErr w:type="spellStart"/>
      <w:r>
        <w:rPr>
          <w:i/>
        </w:rPr>
        <w:t>setpathexample.m</w:t>
      </w:r>
      <w:proofErr w:type="spellEnd"/>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73" w:name="_Toc499818768"/>
      <w:r>
        <w:t>Beginnen bij het begin</w:t>
      </w:r>
      <w:bookmarkEnd w:id="73"/>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74" w:name="_Ref476926645"/>
      <w:r>
        <w:t xml:space="preserve">Figuur </w:t>
      </w:r>
      <w:fldSimple w:instr=" SEQ Figuur \* ARABIC ">
        <w:r w:rsidR="00980912">
          <w:rPr>
            <w:noProof/>
          </w:rPr>
          <w:t>26</w:t>
        </w:r>
      </w:fldSimple>
      <w:bookmarkEnd w:id="74"/>
      <w:r w:rsidR="0042300B">
        <w:t>: Onze start</w:t>
      </w:r>
      <w:del w:id="75" w:author="Faber, H." w:date="2017-10-23T11:24:00Z">
        <w:r w:rsidR="0042300B" w:rsidDel="00A42E6F">
          <w:delText xml:space="preserve"> </w:delText>
        </w:r>
      </w:del>
      <w:r w:rsidR="0042300B">
        <w:t xml:space="preserve">situatie: hoeveel bestanden staan er in de </w:t>
      </w:r>
      <w:proofErr w:type="spellStart"/>
      <w:r w:rsidR="0042300B">
        <w:t>Current</w:t>
      </w:r>
      <w:proofErr w:type="spellEnd"/>
      <w:r w:rsidR="0042300B">
        <w:t xml:space="preserve">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980912">
        <w:t xml:space="preserve">Figuur </w:t>
      </w:r>
      <w:r w:rsidR="00980912">
        <w:rPr>
          <w:noProof/>
        </w:rPr>
        <w:t>26</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w:t>
      </w:r>
      <w:proofErr w:type="spellStart"/>
      <w:r>
        <w:rPr>
          <w:i/>
        </w:rPr>
        <w:t>setpathexample.m</w:t>
      </w:r>
      <w:proofErr w:type="spellEnd"/>
      <w:r>
        <w:rPr>
          <w:i/>
        </w:rPr>
        <w:t xml:space="preserve"> in </w:t>
      </w:r>
      <w:r>
        <w:rPr>
          <w:i/>
        </w:rPr>
        <w:fldChar w:fldCharType="begin"/>
      </w:r>
      <w:r>
        <w:rPr>
          <w:i/>
        </w:rPr>
        <w:instrText xml:space="preserve"> REF _Ref476926645 \h </w:instrText>
      </w:r>
      <w:r>
        <w:rPr>
          <w:i/>
        </w:rPr>
      </w:r>
      <w:r>
        <w:rPr>
          <w:i/>
        </w:rPr>
        <w:fldChar w:fldCharType="separate"/>
      </w:r>
      <w:r w:rsidR="00980912">
        <w:t xml:space="preserve">Figuur </w:t>
      </w:r>
      <w:r w:rsidR="00980912">
        <w:rPr>
          <w:noProof/>
        </w:rPr>
        <w:t>26</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00980912">
        <w:t xml:space="preserve">Figuur </w:t>
      </w:r>
      <w:r w:rsidR="00980912">
        <w:rPr>
          <w:noProof/>
        </w:rPr>
        <w:t>26</w:t>
      </w:r>
      <w:r w:rsidRPr="007219CF">
        <w:fldChar w:fldCharType="end"/>
      </w:r>
      <w:r w:rsidRPr="007219CF">
        <w:t xml:space="preserve"> is het </w:t>
      </w:r>
      <w:proofErr w:type="spellStart"/>
      <w:r w:rsidRPr="007219CF">
        <w:t>path</w:t>
      </w:r>
      <w:proofErr w:type="spellEnd"/>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proofErr w:type="spellStart"/>
      <w:r w:rsidRPr="009C2078">
        <w:rPr>
          <w:i/>
        </w:rPr>
        <w:t>Current</w:t>
      </w:r>
      <w:proofErr w:type="spellEnd"/>
      <w:r w:rsidRPr="009C2078">
        <w:rPr>
          <w:i/>
        </w:rPr>
        <w:t xml:space="preserve">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980912">
        <w:t xml:space="preserve">Figuur </w:t>
      </w:r>
      <w:r w:rsidR="00980912">
        <w:rPr>
          <w:noProof/>
        </w:rPr>
        <w:t>27</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76" w:name="_Ref477259979"/>
      <w:r>
        <w:t xml:space="preserve">Figuur </w:t>
      </w:r>
      <w:fldSimple w:instr=" SEQ Figuur \* ARABIC ">
        <w:r w:rsidR="00980912">
          <w:rPr>
            <w:noProof/>
          </w:rPr>
          <w:t>27</w:t>
        </w:r>
      </w:fldSimple>
      <w:bookmarkEnd w:id="76"/>
      <w:r>
        <w:t>: Het script roept nu een ander script aan (met de naam ‘</w:t>
      </w:r>
      <w:proofErr w:type="spellStart"/>
      <w:r>
        <w:t>anderscript</w:t>
      </w:r>
      <w:proofErr w:type="spellEnd"/>
      <w:r>
        <w:t>’).</w:t>
      </w:r>
    </w:p>
    <w:p w14:paraId="36D6F44C" w14:textId="754BBB62" w:rsidR="0042300B" w:rsidRDefault="000C582E" w:rsidP="0042300B">
      <w:pPr>
        <w:rPr>
          <w:i/>
        </w:rPr>
      </w:pPr>
      <w:r>
        <w:t xml:space="preserve">Run nu </w:t>
      </w:r>
      <w:proofErr w:type="spellStart"/>
      <w:r>
        <w:t>sethpathexample</w:t>
      </w:r>
      <w:proofErr w:type="spellEnd"/>
      <w:r>
        <w:t xml:space="preserve">. </w:t>
      </w:r>
      <w:r w:rsidR="0042300B">
        <w:t xml:space="preserve">Het aanroepen van </w:t>
      </w:r>
      <w:proofErr w:type="spellStart"/>
      <w:r w:rsidR="0042300B">
        <w:t>anderscript</w:t>
      </w:r>
      <w:proofErr w:type="spellEnd"/>
      <w:r w:rsidR="0042300B">
        <w:t xml:space="preserve"> gaat mis</w:t>
      </w:r>
      <w:r>
        <w:t>!</w:t>
      </w:r>
      <w:r w:rsidR="0042300B">
        <w:t xml:space="preserve"> </w:t>
      </w:r>
      <w:proofErr w:type="spellStart"/>
      <w:r>
        <w:t>Matlab</w:t>
      </w:r>
      <w:proofErr w:type="spellEnd"/>
      <w:r>
        <w:t xml:space="preserve"> komt met de foutmelding ‘</w:t>
      </w:r>
      <w:proofErr w:type="spellStart"/>
      <w:r>
        <w:t>undefined</w:t>
      </w:r>
      <w:proofErr w:type="spellEnd"/>
      <w:r>
        <w:t xml:space="preserve"> </w:t>
      </w:r>
      <w:proofErr w:type="spellStart"/>
      <w:r>
        <w:t>function</w:t>
      </w:r>
      <w:proofErr w:type="spellEnd"/>
      <w:r>
        <w:t xml:space="preserve"> or </w:t>
      </w:r>
      <w:proofErr w:type="spellStart"/>
      <w:r>
        <w:t>variable</w:t>
      </w:r>
      <w:proofErr w:type="spellEnd"/>
      <w:r>
        <w:t>’. Eigenlijk zou de foutmelding moeten zijn: ‘</w:t>
      </w:r>
      <w:proofErr w:type="spellStart"/>
      <w:r>
        <w:t>undefined</w:t>
      </w:r>
      <w:proofErr w:type="spellEnd"/>
      <w:r>
        <w:t xml:space="preserve"> </w:t>
      </w:r>
      <w:proofErr w:type="spellStart"/>
      <w:r>
        <w:t>function</w:t>
      </w:r>
      <w:proofErr w:type="spellEnd"/>
      <w:r>
        <w:t xml:space="preserve">, script or </w:t>
      </w:r>
      <w:proofErr w:type="spellStart"/>
      <w:r>
        <w:t>variable</w:t>
      </w:r>
      <w:proofErr w:type="spellEnd"/>
      <w:r>
        <w:t xml:space="preserve">’, maar de makers van </w:t>
      </w:r>
      <w:proofErr w:type="spellStart"/>
      <w:r>
        <w:t>Matlab</w:t>
      </w:r>
      <w:proofErr w:type="spellEnd"/>
      <w:r>
        <w:t xml:space="preserve"> waren lui, zoals iedere zichzelf respecterende programmeur. Het probleem komt doordat</w:t>
      </w:r>
      <w:r w:rsidR="0042300B">
        <w:t xml:space="preserve"> </w:t>
      </w:r>
      <w:proofErr w:type="spellStart"/>
      <w:r w:rsidR="0042300B">
        <w:t>Matlab</w:t>
      </w:r>
      <w:proofErr w:type="spellEnd"/>
      <w:r w:rsidR="0042300B">
        <w:t xml:space="preserve"> niet weet waar het script met de naam </w:t>
      </w:r>
      <w:proofErr w:type="spellStart"/>
      <w:r w:rsidR="0042300B">
        <w:rPr>
          <w:i/>
        </w:rPr>
        <w:t>anderscript</w:t>
      </w:r>
      <w:proofErr w:type="spellEnd"/>
      <w:r w:rsidR="0042300B">
        <w:t xml:space="preserve"> moet </w:t>
      </w:r>
      <w:r w:rsidR="00707C47">
        <w:t>worden gezocht</w:t>
      </w:r>
      <w:r w:rsidR="0042300B">
        <w:t xml:space="preserve">. </w:t>
      </w:r>
      <w:r w:rsidR="005921D0">
        <w:t xml:space="preserve">Het andere script staat immers niet in de </w:t>
      </w:r>
      <w:proofErr w:type="spellStart"/>
      <w:r w:rsidR="005921D0">
        <w:t>Current</w:t>
      </w:r>
      <w:proofErr w:type="spellEnd"/>
      <w:r w:rsidR="005921D0">
        <w:t xml:space="preserve"> Folder. </w:t>
      </w:r>
      <w:r w:rsidR="0042300B">
        <w:t>De oplossing voor dit probleem is</w:t>
      </w:r>
      <w:r>
        <w:t xml:space="preserve"> de opdracht</w:t>
      </w:r>
      <w:r w:rsidR="0042300B">
        <w:t xml:space="preserve"> </w:t>
      </w:r>
      <w:r w:rsidR="0042300B">
        <w:rPr>
          <w:i/>
        </w:rPr>
        <w:t xml:space="preserve">Set </w:t>
      </w:r>
      <w:proofErr w:type="spellStart"/>
      <w:r w:rsidR="0042300B">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7" w:name="_Toc499818769"/>
      <w:r>
        <w:t xml:space="preserve">De oplossing voor </w:t>
      </w:r>
      <w:r w:rsidR="000C582E">
        <w:t>het</w:t>
      </w:r>
      <w:r>
        <w:t xml:space="preserve"> probleem</w:t>
      </w:r>
      <w:bookmarkEnd w:id="77"/>
    </w:p>
    <w:p w14:paraId="69242C3A" w14:textId="633C5033" w:rsidR="000C582E" w:rsidRPr="000C582E" w:rsidRDefault="000C582E" w:rsidP="0042300B">
      <w:pPr>
        <w:rPr>
          <w:noProof/>
          <w:rPrChange w:id="78" w:author="Faber, H." w:date="2017-10-23T11:37:00Z">
            <w:rPr>
              <w:noProof/>
              <w:lang w:val="en-US"/>
            </w:rPr>
          </w:rPrChange>
        </w:rPr>
      </w:pPr>
      <w:r w:rsidRPr="000C582E">
        <w:rPr>
          <w:noProof/>
          <w:rPrChange w:id="79"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fldSimple w:instr=" SEQ Figuur \* ARABIC ">
        <w:r w:rsidR="00980912">
          <w:rPr>
            <w:noProof/>
          </w:rPr>
          <w:t>28</w:t>
        </w:r>
      </w:fldSimple>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fldSimple w:instr=" SEQ Figuur \* ARABIC ">
        <w:r w:rsidR="00980912">
          <w:rPr>
            <w:noProof/>
          </w:rPr>
          <w:t>29</w:t>
        </w:r>
      </w:fldSimple>
      <w:r>
        <w:t xml:space="preserve">: </w:t>
      </w:r>
      <w:r w:rsidR="005921D0">
        <w:t xml:space="preserve">Druk op </w:t>
      </w:r>
      <w:proofErr w:type="spellStart"/>
      <w:r w:rsidR="005921D0">
        <w:t>Add</w:t>
      </w:r>
      <w:proofErr w:type="spellEnd"/>
      <w:r w:rsidR="005921D0">
        <w:t xml:space="preserve">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fldSimple w:instr=" SEQ Figuur \* ARABIC ">
        <w:r w:rsidR="00980912">
          <w:rPr>
            <w:noProof/>
          </w:rPr>
          <w:t>30</w:t>
        </w:r>
      </w:fldSimple>
      <w:r>
        <w:t>: Het script roept nu een ander script aan (met de naam ‘</w:t>
      </w:r>
      <w:proofErr w:type="spellStart"/>
      <w:r>
        <w:t>anderscript</w:t>
      </w:r>
      <w:proofErr w:type="spellEnd"/>
      <w:r>
        <w: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fldSimple w:instr=" SEQ Figuur \* ARABIC ">
        <w:r w:rsidR="00980912">
          <w:rPr>
            <w:noProof/>
          </w:rPr>
          <w:t>31</w:t>
        </w:r>
      </w:fldSimple>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proofErr w:type="spellStart"/>
      <w:r w:rsidR="006E00C0">
        <w:t>Matlab</w:t>
      </w:r>
      <w:proofErr w:type="spellEnd"/>
      <w:r w:rsidR="006E00C0">
        <w:t xml:space="preserve"> weet waar het moet zoeken naar een script met de naam </w:t>
      </w:r>
      <w:proofErr w:type="spellStart"/>
      <w:r w:rsidR="006E00C0">
        <w:rPr>
          <w:i/>
        </w:rPr>
        <w:t>anderscript.m</w:t>
      </w:r>
      <w:proofErr w:type="spellEnd"/>
      <w:r w:rsidR="006E00C0">
        <w:t xml:space="preserve">. </w:t>
      </w:r>
    </w:p>
    <w:p w14:paraId="5FEBC9E9" w14:textId="77777777" w:rsidR="00AD11FC" w:rsidRDefault="00AD11FC" w:rsidP="00AD11FC">
      <w:pPr>
        <w:pStyle w:val="Kop2"/>
      </w:pPr>
      <w:bookmarkStart w:id="80" w:name="_Toc499818770"/>
      <w:r>
        <w:t>Conclusie</w:t>
      </w:r>
      <w:bookmarkEnd w:id="80"/>
    </w:p>
    <w:p w14:paraId="73ADDA57" w14:textId="6277B2CE" w:rsidR="004B2FDC" w:rsidRDefault="004B2FDC" w:rsidP="00AD11FC">
      <w:r>
        <w:t xml:space="preserve">De conclusie </w:t>
      </w:r>
      <w:r w:rsidR="00AD11FC">
        <w:t xml:space="preserve">is dat </w:t>
      </w:r>
      <w:proofErr w:type="spellStart"/>
      <w:r w:rsidR="00AD11FC">
        <w:t>Matlab</w:t>
      </w:r>
      <w:proofErr w:type="spellEnd"/>
      <w:r w:rsidR="00AD11FC">
        <w:t xml:space="preserve"> moet weten waar het</w:t>
      </w:r>
      <w:r>
        <w:t xml:space="preserve"> script staat. Als </w:t>
      </w:r>
      <w:proofErr w:type="spellStart"/>
      <w:r>
        <w:t>Matlab</w:t>
      </w:r>
      <w:proofErr w:type="spellEnd"/>
      <w:r>
        <w:t xml:space="preserve"> dit niet weet gaat </w:t>
      </w:r>
      <w:r w:rsidR="005760D6">
        <w:t xml:space="preserve">hij </w:t>
      </w:r>
      <w:r>
        <w:t xml:space="preserve">het niet </w:t>
      </w:r>
      <w:r w:rsidR="005760D6">
        <w:t xml:space="preserve">voor je </w:t>
      </w:r>
      <w:r>
        <w:t xml:space="preserve">zoeken. </w:t>
      </w:r>
      <w:proofErr w:type="spellStart"/>
      <w:r w:rsidR="005760D6">
        <w:t>Matlab</w:t>
      </w:r>
      <w:proofErr w:type="spellEnd"/>
      <w:r w:rsidR="005760D6">
        <w:t xml:space="preserve"> is, net als haar makers, lui. </w:t>
      </w:r>
      <w:r>
        <w:t xml:space="preserve">Jij moet </w:t>
      </w:r>
      <w:proofErr w:type="spellStart"/>
      <w:r>
        <w:t>Matlab</w:t>
      </w:r>
      <w:proofErr w:type="spellEnd"/>
      <w:r>
        <w:t xml:space="preserve"> wijzen naar de juiste plek. Dat doe je met Set </w:t>
      </w:r>
      <w:proofErr w:type="spellStart"/>
      <w:r>
        <w:t>Path</w:t>
      </w:r>
      <w:proofErr w:type="spellEnd"/>
      <w:r>
        <w:t>.</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81" w:name="_Toc499818771"/>
      <w:r>
        <w:t>Bronnen</w:t>
      </w:r>
      <w:bookmarkEnd w:id="81"/>
    </w:p>
    <w:p w14:paraId="4C6D44B8" w14:textId="77777777" w:rsidR="007B2396" w:rsidRDefault="00B22914" w:rsidP="00BC180B">
      <w:pPr>
        <w:pStyle w:val="Lijstalinea"/>
        <w:numPr>
          <w:ilvl w:val="0"/>
          <w:numId w:val="22"/>
        </w:numPr>
      </w:pPr>
      <w:hyperlink r:id="rId56" w:history="1">
        <w:r w:rsidR="007B2396" w:rsidRPr="00654727">
          <w:rPr>
            <w:rStyle w:val="Hyperlink"/>
          </w:rPr>
          <w:t>https://nl.mathworks.com/help/matlab/logical-operations.html</w:t>
        </w:r>
      </w:hyperlink>
    </w:p>
    <w:p w14:paraId="16F214D9" w14:textId="77777777" w:rsidR="00BC180B" w:rsidRDefault="00B22914" w:rsidP="00BC180B">
      <w:pPr>
        <w:pStyle w:val="Lijstalinea"/>
        <w:numPr>
          <w:ilvl w:val="0"/>
          <w:numId w:val="22"/>
        </w:numPr>
      </w:pPr>
      <w:hyperlink r:id="rId57" w:history="1">
        <w:r w:rsidR="00BC180B" w:rsidRPr="00654727">
          <w:rPr>
            <w:rStyle w:val="Hyperlink"/>
          </w:rPr>
          <w:t>https://nl.mathworks.com/help/matlab/ref/and.html</w:t>
        </w:r>
      </w:hyperlink>
    </w:p>
    <w:p w14:paraId="60167FAE" w14:textId="77777777" w:rsidR="007B2396" w:rsidRPr="00E13F0D" w:rsidRDefault="00B22914" w:rsidP="001A756A">
      <w:pPr>
        <w:pStyle w:val="Lijstalinea"/>
        <w:numPr>
          <w:ilvl w:val="0"/>
          <w:numId w:val="20"/>
        </w:numPr>
      </w:pPr>
      <w:hyperlink r:id="rId58"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9"/>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Faber, H." w:date="2017-10-11T17:20:00Z" w:initials="FH">
    <w:p w14:paraId="60F6CC6B" w14:textId="1DEF880F" w:rsidR="00B22914" w:rsidRDefault="00B22914">
      <w:pPr>
        <w:pStyle w:val="Tekstopmerking"/>
      </w:pPr>
      <w:r>
        <w:rPr>
          <w:rStyle w:val="Verwijzingopmerking"/>
        </w:rPr>
        <w:annotationRef/>
      </w:r>
      <w:r>
        <w:t xml:space="preserve">Er worden steeds voorbeelden met A en B gegeven. Is het mogelijk om A en B ergens te omschrijven zodat ze iets </w:t>
      </w:r>
      <w:proofErr w:type="spellStart"/>
      <w:r>
        <w:t>bt</w:t>
      </w:r>
      <w:proofErr w:type="spellEnd"/>
      <w:r>
        <w:t xml:space="preserve"> relevants betekenen. Dan kan je daarna wel steeds naar A en B blijven verwijzen (maar logische namen zijn misschien prettiger voor studenten)</w:t>
      </w:r>
    </w:p>
  </w:comment>
  <w:comment w:id="21" w:author="Faber, H." w:date="2017-10-11T17:06:00Z" w:initials="FH">
    <w:p w14:paraId="378F65D2" w14:textId="52146867" w:rsidR="00B22914" w:rsidRDefault="00B22914">
      <w:pPr>
        <w:pStyle w:val="Tekstopmerking"/>
      </w:pPr>
      <w:r>
        <w:rPr>
          <w:rStyle w:val="Verwijzingopmerking"/>
        </w:rPr>
        <w:annotationRef/>
      </w:r>
      <w:r>
        <w:t>Niet met een matrix maar met een vector. Anders wordt het te lastig in 1 keer.</w:t>
      </w:r>
    </w:p>
  </w:comment>
  <w:comment w:id="22" w:author="Faber, H." w:date="2017-10-11T17:07:00Z" w:initials="FH">
    <w:p w14:paraId="73F61B1B" w14:textId="1D8A30FD" w:rsidR="00B22914" w:rsidRDefault="00B22914">
      <w:pPr>
        <w:pStyle w:val="Tekstopmerking"/>
      </w:pPr>
      <w:r>
        <w:rPr>
          <w:rStyle w:val="Verwijzingopmerking"/>
        </w:rPr>
        <w:annotationRef/>
      </w:r>
      <w:r>
        <w:t>Opdracht zelf doen</w:t>
      </w:r>
    </w:p>
  </w:comment>
  <w:comment w:id="28" w:author="Faber, H." w:date="2017-10-11T17:12:00Z" w:initials="FH">
    <w:p w14:paraId="05A7E392" w14:textId="5E7A0B6F" w:rsidR="00B22914" w:rsidRDefault="00B22914">
      <w:pPr>
        <w:pStyle w:val="Tekstopmerking"/>
      </w:pPr>
      <w:r>
        <w:rPr>
          <w:rStyle w:val="Verwijzingopmerking"/>
        </w:rPr>
        <w:annotationRef/>
      </w:r>
      <w:r>
        <w:t>Niet behandeld dus flauwe vraag?</w:t>
      </w:r>
    </w:p>
  </w:comment>
  <w:comment w:id="29" w:author="Faber, H." w:date="2017-10-11T17:15:00Z" w:initials="FH">
    <w:p w14:paraId="0B1581B0" w14:textId="61FE8FE5" w:rsidR="00B22914" w:rsidRDefault="00B22914">
      <w:pPr>
        <w:pStyle w:val="Tekstopmerking"/>
      </w:pPr>
      <w:r>
        <w:rPr>
          <w:rStyle w:val="Verwijzingopmerking"/>
        </w:rPr>
        <w:annotationRef/>
      </w:r>
      <w:r>
        <w:t>Onduidelijke vraag</w:t>
      </w:r>
    </w:p>
  </w:comment>
  <w:comment w:id="34" w:author="Faber, H." w:date="2017-10-23T09:27:00Z" w:initials="FH">
    <w:p w14:paraId="3446D457" w14:textId="4E604630" w:rsidR="00B22914" w:rsidRDefault="00B22914">
      <w:pPr>
        <w:pStyle w:val="Tekstopmerking"/>
      </w:pPr>
      <w:r>
        <w:rPr>
          <w:rStyle w:val="Verwijzingopmerking"/>
        </w:rPr>
        <w:annotationRef/>
      </w:r>
      <w:r>
        <w:t xml:space="preserve">Je behandelt die operators als dingen op zich. Daardoor snapt een student niet hoe die dat ooit zou moeten gebruiken en zal de motivatie verliezen. Als je ze in een </w:t>
      </w:r>
      <w:proofErr w:type="spellStart"/>
      <w:r>
        <w:t>if</w:t>
      </w:r>
      <w:proofErr w:type="spellEnd"/>
      <w:r>
        <w:t xml:space="preserve"> gebruikt, is het meteen veel minder abstract.</w:t>
      </w:r>
    </w:p>
  </w:comment>
  <w:comment w:id="40" w:author="Faber, H." w:date="2017-10-23T09:35:00Z" w:initials="FH">
    <w:p w14:paraId="757974BF" w14:textId="174FC6E3" w:rsidR="00B22914" w:rsidRDefault="00B22914">
      <w:pPr>
        <w:pStyle w:val="Tekstopmerking"/>
      </w:pPr>
      <w:r>
        <w:rPr>
          <w:rStyle w:val="Verwijzingopmerking"/>
        </w:rPr>
        <w:annotationRef/>
      </w:r>
      <w:r>
        <w:t>Het duurt te lang voordat er een oefeningetje komt waarmee ze zelf wat moeten doen</w:t>
      </w:r>
    </w:p>
  </w:comment>
  <w:comment w:id="45" w:author="Gebruiker" w:date="2017-10-24T17:22:00Z" w:initials="G">
    <w:p w14:paraId="1CE100C1" w14:textId="72905DFD" w:rsidR="00B22914" w:rsidRDefault="00B22914">
      <w:pPr>
        <w:pStyle w:val="Tekstopmerking"/>
      </w:pPr>
      <w:r>
        <w:rPr>
          <w:rStyle w:val="Verwijzingopmerking"/>
        </w:rPr>
        <w:annotationRef/>
      </w:r>
      <w:r>
        <w:t>Vragen bij verzinnen</w:t>
      </w:r>
    </w:p>
  </w:comment>
  <w:comment w:id="69" w:author="Gebruiker" w:date="2017-11-02T17:50:00Z" w:initials="G">
    <w:p w14:paraId="76112DD6" w14:textId="139092AD" w:rsidR="00B22914" w:rsidRDefault="00B22914">
      <w:pPr>
        <w:pStyle w:val="Tekstopmerking"/>
      </w:pPr>
      <w:r>
        <w:rPr>
          <w:rStyle w:val="Verwijzingopmerking"/>
        </w:rPr>
        <w:annotationRef/>
      </w:r>
      <w:r>
        <w:t xml:space="preserve">Hier moeten veel meer voorbeelden bij die lijken op de </w:t>
      </w:r>
      <w:proofErr w:type="spellStart"/>
      <w:r>
        <w:t>weekeindoprachten</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D2599" w14:textId="77777777" w:rsidR="000C2E07" w:rsidRDefault="000C2E07" w:rsidP="0004441A">
      <w:pPr>
        <w:spacing w:after="0" w:line="240" w:lineRule="auto"/>
      </w:pPr>
      <w:r>
        <w:separator/>
      </w:r>
    </w:p>
  </w:endnote>
  <w:endnote w:type="continuationSeparator" w:id="0">
    <w:p w14:paraId="122AED41" w14:textId="77777777" w:rsidR="000C2E07" w:rsidRDefault="000C2E07"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B22914" w:rsidRPr="00870358" w:rsidRDefault="00B22914"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w:t>
        </w:r>
        <w:proofErr w:type="spellEnd"/>
        <w:r>
          <w:rPr>
            <w:color w:val="808080" w:themeColor="background1" w:themeShade="80"/>
            <w:sz w:val="18"/>
          </w:rPr>
          <w:t xml:space="preserve"> Wk2.2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 xml:space="preserve">Door Mark </w:t>
        </w:r>
        <w:proofErr w:type="spellStart"/>
        <w:r w:rsidRPr="00870358">
          <w:rPr>
            <w:color w:val="808080" w:themeColor="background1" w:themeShade="80"/>
            <w:sz w:val="18"/>
          </w:rPr>
          <w:t>Schrauwen</w:t>
        </w:r>
        <w:proofErr w:type="spellEnd"/>
        <w:r w:rsidRPr="00870358">
          <w:rPr>
            <w:color w:val="808080" w:themeColor="background1" w:themeShade="80"/>
            <w:sz w:val="18"/>
          </w:rPr>
          <w:t xml:space="preserve"> en Alistair </w:t>
        </w:r>
        <w:proofErr w:type="spellStart"/>
        <w:r w:rsidRPr="00870358">
          <w:rPr>
            <w:color w:val="808080" w:themeColor="background1" w:themeShade="80"/>
            <w:sz w:val="18"/>
          </w:rPr>
          <w:t>Vardy</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980912">
      <w:rPr>
        <w:noProof/>
        <w:color w:val="808080" w:themeColor="background1" w:themeShade="80"/>
        <w:sz w:val="18"/>
      </w:rPr>
      <w:t>20</w:t>
    </w:r>
    <w:r w:rsidRPr="00870358">
      <w:rPr>
        <w:color w:val="808080" w:themeColor="background1" w:themeShade="80"/>
        <w:sz w:val="18"/>
      </w:rPr>
      <w:fldChar w:fldCharType="end"/>
    </w:r>
  </w:p>
  <w:p w14:paraId="37A40685" w14:textId="77777777" w:rsidR="00B22914" w:rsidRDefault="00B22914">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67E522" w14:textId="77777777" w:rsidR="000C2E07" w:rsidRDefault="000C2E07" w:rsidP="0004441A">
      <w:pPr>
        <w:spacing w:after="0" w:line="240" w:lineRule="auto"/>
      </w:pPr>
      <w:r>
        <w:separator/>
      </w:r>
    </w:p>
  </w:footnote>
  <w:footnote w:type="continuationSeparator" w:id="0">
    <w:p w14:paraId="4D69A538" w14:textId="77777777" w:rsidR="000C2E07" w:rsidRDefault="000C2E07" w:rsidP="0004441A">
      <w:pPr>
        <w:spacing w:after="0" w:line="240" w:lineRule="auto"/>
      </w:pPr>
      <w:r>
        <w:continuationSeparator/>
      </w:r>
    </w:p>
  </w:footnote>
  <w:footnote w:id="1">
    <w:p w14:paraId="055ADB6D" w14:textId="77777777" w:rsidR="00B22914" w:rsidRPr="00FC41F8" w:rsidRDefault="00B22914">
      <w:pPr>
        <w:pStyle w:val="Voetnoottekst"/>
      </w:pPr>
      <w:r>
        <w:rPr>
          <w:rStyle w:val="Voetnootmarkering"/>
        </w:rPr>
        <w:footnoteRef/>
      </w:r>
      <w:r>
        <w:t xml:space="preserve"> </w:t>
      </w:r>
      <w:r w:rsidRPr="00FC41F8">
        <w:t>Voortaan als je ergens het woord functies ziet staan dan bedoe</w:t>
      </w:r>
      <w:r>
        <w:t xml:space="preserve">len wij altijd </w:t>
      </w:r>
      <w:proofErr w:type="spellStart"/>
      <w:r>
        <w:t>Matlab</w:t>
      </w:r>
      <w:proofErr w:type="spellEnd"/>
      <w:r>
        <w:t xml:space="preserve"> functies</w:t>
      </w:r>
      <w:r w:rsidRPr="00FC41F8">
        <w:t>.</w:t>
      </w:r>
    </w:p>
  </w:footnote>
  <w:footnote w:id="2">
    <w:p w14:paraId="09A0AACF" w14:textId="77777777" w:rsidR="00B22914" w:rsidRPr="00D5311D" w:rsidRDefault="00B22914">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B22914" w:rsidRPr="00712B65" w:rsidRDefault="00B22914">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B22914" w:rsidRPr="00D5311D" w:rsidRDefault="00B22914">
      <w:pPr>
        <w:pStyle w:val="Voetnoottekst"/>
      </w:pPr>
      <w:r>
        <w:rPr>
          <w:rStyle w:val="Voetnootmarkering"/>
        </w:rPr>
        <w:footnoteRef/>
      </w:r>
      <w:r>
        <w:t xml:space="preserve"> Er is geen verschil.</w:t>
      </w:r>
    </w:p>
  </w:footnote>
  <w:footnote w:id="5">
    <w:p w14:paraId="780E6802" w14:textId="1D0F5F19" w:rsidR="00B22914" w:rsidRPr="00B93989" w:rsidRDefault="00B22914">
      <w:pPr>
        <w:pStyle w:val="Voetnoottekst"/>
      </w:pPr>
      <w:r>
        <w:rPr>
          <w:rStyle w:val="Voetnootmarkering"/>
        </w:rPr>
        <w:footnoteRef/>
      </w:r>
      <w:r>
        <w:t xml:space="preserve"> Je kunt natuurlijk ook de </w:t>
      </w:r>
      <w:proofErr w:type="spellStart"/>
      <w:r>
        <w:t>isequal</w:t>
      </w:r>
      <w:proofErr w:type="spellEnd"/>
      <w:r>
        <w:t xml:space="preserve">() functie van </w:t>
      </w:r>
      <w:proofErr w:type="spellStart"/>
      <w:r>
        <w:t>Matlab</w:t>
      </w:r>
      <w:proofErr w:type="spellEnd"/>
      <w:r>
        <w:t xml:space="preserve"> gebruiken.</w:t>
      </w:r>
    </w:p>
  </w:footnote>
  <w:footnote w:id="6">
    <w:p w14:paraId="7B226374" w14:textId="77777777" w:rsidR="00B22914" w:rsidRDefault="00B22914">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7">
    <w:p w14:paraId="714E5EBC" w14:textId="77777777" w:rsidR="00B22914" w:rsidRPr="00D5311D" w:rsidRDefault="00B22914">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53C77"/>
    <w:rsid w:val="00065325"/>
    <w:rsid w:val="00073A05"/>
    <w:rsid w:val="00074B43"/>
    <w:rsid w:val="00081B1E"/>
    <w:rsid w:val="000871C5"/>
    <w:rsid w:val="000948DA"/>
    <w:rsid w:val="00095A40"/>
    <w:rsid w:val="000C1B4B"/>
    <w:rsid w:val="000C2E07"/>
    <w:rsid w:val="000C582E"/>
    <w:rsid w:val="000D08E3"/>
    <w:rsid w:val="000E1B94"/>
    <w:rsid w:val="000F63B8"/>
    <w:rsid w:val="000F7AB1"/>
    <w:rsid w:val="00105037"/>
    <w:rsid w:val="00105F17"/>
    <w:rsid w:val="00110879"/>
    <w:rsid w:val="00111A1D"/>
    <w:rsid w:val="00122395"/>
    <w:rsid w:val="001273B8"/>
    <w:rsid w:val="00127F5C"/>
    <w:rsid w:val="00130B33"/>
    <w:rsid w:val="00135B02"/>
    <w:rsid w:val="00135CF1"/>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342CB"/>
    <w:rsid w:val="00251FC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54499"/>
    <w:rsid w:val="00471E14"/>
    <w:rsid w:val="00482136"/>
    <w:rsid w:val="004949B9"/>
    <w:rsid w:val="00494B76"/>
    <w:rsid w:val="004962CB"/>
    <w:rsid w:val="0049735C"/>
    <w:rsid w:val="004A42E0"/>
    <w:rsid w:val="004B2D17"/>
    <w:rsid w:val="004B2FDC"/>
    <w:rsid w:val="004B61AF"/>
    <w:rsid w:val="004C0C34"/>
    <w:rsid w:val="004D00DB"/>
    <w:rsid w:val="004D689A"/>
    <w:rsid w:val="004F4AC9"/>
    <w:rsid w:val="005058DF"/>
    <w:rsid w:val="00506DF7"/>
    <w:rsid w:val="00510DFD"/>
    <w:rsid w:val="005126B0"/>
    <w:rsid w:val="0051280E"/>
    <w:rsid w:val="005160C3"/>
    <w:rsid w:val="0051686B"/>
    <w:rsid w:val="005315F9"/>
    <w:rsid w:val="0054529B"/>
    <w:rsid w:val="005454F1"/>
    <w:rsid w:val="005463A5"/>
    <w:rsid w:val="00571943"/>
    <w:rsid w:val="005760D6"/>
    <w:rsid w:val="00587D20"/>
    <w:rsid w:val="005921D0"/>
    <w:rsid w:val="0059506E"/>
    <w:rsid w:val="005A792A"/>
    <w:rsid w:val="005B0FED"/>
    <w:rsid w:val="005B12A1"/>
    <w:rsid w:val="005B2E2D"/>
    <w:rsid w:val="005B3979"/>
    <w:rsid w:val="005B580B"/>
    <w:rsid w:val="005C1873"/>
    <w:rsid w:val="005E4667"/>
    <w:rsid w:val="005F1316"/>
    <w:rsid w:val="005F5B3C"/>
    <w:rsid w:val="00601E05"/>
    <w:rsid w:val="00602234"/>
    <w:rsid w:val="00610742"/>
    <w:rsid w:val="0061451E"/>
    <w:rsid w:val="006145B9"/>
    <w:rsid w:val="0062425D"/>
    <w:rsid w:val="0063206C"/>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13439"/>
    <w:rsid w:val="00720E15"/>
    <w:rsid w:val="007219CF"/>
    <w:rsid w:val="00721D6D"/>
    <w:rsid w:val="00723038"/>
    <w:rsid w:val="00737465"/>
    <w:rsid w:val="0075020A"/>
    <w:rsid w:val="00752678"/>
    <w:rsid w:val="00763BC4"/>
    <w:rsid w:val="00765AB1"/>
    <w:rsid w:val="00774B96"/>
    <w:rsid w:val="007850B5"/>
    <w:rsid w:val="00796233"/>
    <w:rsid w:val="007A0FC0"/>
    <w:rsid w:val="007A26C6"/>
    <w:rsid w:val="007A7E9D"/>
    <w:rsid w:val="007B2396"/>
    <w:rsid w:val="007E331A"/>
    <w:rsid w:val="007E6004"/>
    <w:rsid w:val="007E77A3"/>
    <w:rsid w:val="007F1AE9"/>
    <w:rsid w:val="007F2EEF"/>
    <w:rsid w:val="007F653E"/>
    <w:rsid w:val="007F69F2"/>
    <w:rsid w:val="00811498"/>
    <w:rsid w:val="00826CDC"/>
    <w:rsid w:val="00844820"/>
    <w:rsid w:val="00862851"/>
    <w:rsid w:val="00863647"/>
    <w:rsid w:val="00870358"/>
    <w:rsid w:val="00877C6C"/>
    <w:rsid w:val="008946AF"/>
    <w:rsid w:val="008B086B"/>
    <w:rsid w:val="008B3DDD"/>
    <w:rsid w:val="008C3BBF"/>
    <w:rsid w:val="008C5B95"/>
    <w:rsid w:val="008D661B"/>
    <w:rsid w:val="008E5F5D"/>
    <w:rsid w:val="008F10CC"/>
    <w:rsid w:val="008F2502"/>
    <w:rsid w:val="00900E27"/>
    <w:rsid w:val="00902C38"/>
    <w:rsid w:val="00903860"/>
    <w:rsid w:val="00905034"/>
    <w:rsid w:val="00906EBB"/>
    <w:rsid w:val="00915D4B"/>
    <w:rsid w:val="009168AF"/>
    <w:rsid w:val="0092797D"/>
    <w:rsid w:val="00947F70"/>
    <w:rsid w:val="0096230C"/>
    <w:rsid w:val="00980912"/>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2914"/>
    <w:rsid w:val="00B2416C"/>
    <w:rsid w:val="00B25471"/>
    <w:rsid w:val="00B35137"/>
    <w:rsid w:val="00B35E09"/>
    <w:rsid w:val="00B42C65"/>
    <w:rsid w:val="00B43631"/>
    <w:rsid w:val="00B44E9C"/>
    <w:rsid w:val="00B475B7"/>
    <w:rsid w:val="00B51F31"/>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6B2F"/>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9776C"/>
    <w:rsid w:val="00EA54D9"/>
    <w:rsid w:val="00EA7CD5"/>
    <w:rsid w:val="00EC02AC"/>
    <w:rsid w:val="00EE3C74"/>
    <w:rsid w:val="00F002C7"/>
    <w:rsid w:val="00F029FC"/>
    <w:rsid w:val="00F0338D"/>
    <w:rsid w:val="00F04FC3"/>
    <w:rsid w:val="00F079AF"/>
    <w:rsid w:val="00F314F6"/>
    <w:rsid w:val="00F330B5"/>
    <w:rsid w:val="00F40AAB"/>
    <w:rsid w:val="00F65854"/>
    <w:rsid w:val="00F777E7"/>
    <w:rsid w:val="00F82D04"/>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 w:type="paragraph" w:customStyle="1" w:styleId="aQ">
    <w:name w:val="a_Q"/>
    <w:basedOn w:val="Standaard"/>
    <w:link w:val="aQChar"/>
    <w:qFormat/>
    <w:rsid w:val="00F82D04"/>
    <w:rPr>
      <w:i/>
    </w:rPr>
  </w:style>
  <w:style w:type="character" w:customStyle="1" w:styleId="aQChar">
    <w:name w:val="a_Q Char"/>
    <w:basedOn w:val="Standaardalinea-lettertype"/>
    <w:link w:val="aQ"/>
    <w:rsid w:val="00F82D04"/>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mjschrau@hhs.n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nl.mathworks.com/help/matlab/ref/or.html" TargetMode="External"/><Relationship Id="rId5" Type="http://schemas.openxmlformats.org/officeDocument/2006/relationships/webSettings" Target="webSettings.xml"/><Relationship Id="rId61" Type="http://schemas.microsoft.com/office/2011/relationships/people" Target="people.xml"/><Relationship Id="rId19" Type="http://schemas.openxmlformats.org/officeDocument/2006/relationships/image" Target="media/image8.png"/><Relationship Id="rId14" Type="http://schemas.openxmlformats.org/officeDocument/2006/relationships/comments" Target="comments.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l.mathworks.com/help/matlab/logical-operations.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nl.mathworks.com/help/matlab/ref/and.html" TargetMode="External"/><Relationship Id="rId10" Type="http://schemas.openxmlformats.org/officeDocument/2006/relationships/hyperlink" Target="http://www.bewegingstechnologie.com/weblinks/curr17/Biostatica/bitbucket"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5331D"/>
    <w:rsid w:val="00375863"/>
    <w:rsid w:val="003B7024"/>
    <w:rsid w:val="004873EE"/>
    <w:rsid w:val="004E2C61"/>
    <w:rsid w:val="005677A1"/>
    <w:rsid w:val="005921AF"/>
    <w:rsid w:val="005F1A0E"/>
    <w:rsid w:val="007238AC"/>
    <w:rsid w:val="007A326C"/>
    <w:rsid w:val="0098723D"/>
    <w:rsid w:val="009D7D6E"/>
    <w:rsid w:val="009F25CF"/>
    <w:rsid w:val="00A04B03"/>
    <w:rsid w:val="00A12FC0"/>
    <w:rsid w:val="00AC5B6A"/>
    <w:rsid w:val="00AE481A"/>
    <w:rsid w:val="00AF08C6"/>
    <w:rsid w:val="00AF44D8"/>
    <w:rsid w:val="00C011BF"/>
    <w:rsid w:val="00CA0BB0"/>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A1E5BC6-E7B6-4BF2-A2DC-4E53EDE832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6355</Words>
  <Characters>34957</Characters>
  <Application>Microsoft Office Word</Application>
  <DocSecurity>0</DocSecurity>
  <Lines>291</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41230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M S</cp:lastModifiedBy>
  <cp:revision>46</cp:revision>
  <cp:lastPrinted>2017-11-30T14:24:00Z</cp:lastPrinted>
  <dcterms:created xsi:type="dcterms:W3CDTF">2017-10-26T13:15:00Z</dcterms:created>
  <dcterms:modified xsi:type="dcterms:W3CDTF">2017-11-30T14:25:00Z</dcterms:modified>
  <cp:category>Matlab Wk2.2</cp:category>
</cp:coreProperties>
</file>