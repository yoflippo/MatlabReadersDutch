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1628205"/>
        <w:docPartObj>
          <w:docPartGallery w:val="Cover Pages"/>
          <w:docPartUnique/>
        </w:docPartObj>
      </w:sdtPr>
      <w:sdtEndPr/>
      <w:sdtContent>
        <w:p w14:paraId="592F1EF2" w14:textId="77777777" w:rsidR="004D00DB" w:rsidRDefault="004D00DB">
          <w:r>
            <w:rPr>
              <w:noProof/>
              <w:lang w:eastAsia="nl-NL"/>
            </w:rPr>
            <mc:AlternateContent>
              <mc:Choice Requires="wps">
                <w:drawing>
                  <wp:anchor distT="0" distB="0" distL="114300" distR="114300" simplePos="0" relativeHeight="251659264" behindDoc="0" locked="0" layoutInCell="1" allowOverlap="1" wp14:anchorId="0D9416FC" wp14:editId="05427A46">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8B3DDD" w14:paraId="12179AAE" w14:textId="77777777">
                                  <w:trPr>
                                    <w:jc w:val="center"/>
                                  </w:trPr>
                                  <w:tc>
                                    <w:tcPr>
                                      <w:tcW w:w="2568" w:type="pct"/>
                                      <w:vAlign w:val="center"/>
                                    </w:tcPr>
                                    <w:p w14:paraId="08C7530B" w14:textId="77777777" w:rsidR="008B3DDD" w:rsidRDefault="008B3DDD" w:rsidP="00870358">
                                      <w:pPr>
                                        <w:jc w:val="center"/>
                                      </w:pPr>
                                      <w:r>
                                        <w:rPr>
                                          <w:noProof/>
                                          <w:lang w:eastAsia="nl-NL"/>
                                        </w:rPr>
                                        <w:drawing>
                                          <wp:inline distT="0" distB="0" distL="0" distR="0" wp14:anchorId="79773ABD" wp14:editId="6E156D7A">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61C992AD" w14:textId="77777777" w:rsidR="008B3DDD" w:rsidRDefault="008B3DDD">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D0CF435" w14:textId="77777777" w:rsidR="008B3DDD" w:rsidRDefault="008B3DDD"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4501444F" w14:textId="77777777" w:rsidR="008B3DDD" w:rsidRDefault="008B3DDD" w:rsidP="00D75B78">
                                      <w:pPr>
                                        <w:pStyle w:val="Geenafstand"/>
                                        <w:jc w:val="right"/>
                                        <w:rPr>
                                          <w:color w:val="ED7D31" w:themeColor="accent2"/>
                                          <w:sz w:val="26"/>
                                          <w:szCs w:val="26"/>
                                        </w:rPr>
                                      </w:pPr>
                                    </w:p>
                                    <w:p w14:paraId="5CA6673C" w14:textId="77777777" w:rsidR="008B3DDD" w:rsidRDefault="008B3DDD" w:rsidP="00D75B78">
                                      <w:pPr>
                                        <w:pStyle w:val="Geenafstand"/>
                                        <w:jc w:val="right"/>
                                        <w:rPr>
                                          <w:color w:val="ED7D31" w:themeColor="accent2"/>
                                          <w:sz w:val="26"/>
                                          <w:szCs w:val="26"/>
                                        </w:rPr>
                                      </w:pPr>
                                    </w:p>
                                    <w:p w14:paraId="76D34F25" w14:textId="77777777" w:rsidR="008B3DDD" w:rsidRDefault="008B3DDD" w:rsidP="00D75B78">
                                      <w:pPr>
                                        <w:pStyle w:val="Geenafstand"/>
                                        <w:jc w:val="right"/>
                                        <w:rPr>
                                          <w:color w:val="ED7D31" w:themeColor="accent2"/>
                                          <w:sz w:val="26"/>
                                          <w:szCs w:val="26"/>
                                        </w:rPr>
                                      </w:pPr>
                                    </w:p>
                                    <w:p w14:paraId="2390434B" w14:textId="77777777" w:rsidR="008B3DDD" w:rsidRDefault="008B3DDD" w:rsidP="00D75B78">
                                      <w:pPr>
                                        <w:pStyle w:val="Geenafstand"/>
                                        <w:jc w:val="right"/>
                                        <w:rPr>
                                          <w:color w:val="ED7D31" w:themeColor="accent2"/>
                                          <w:sz w:val="26"/>
                                          <w:szCs w:val="26"/>
                                        </w:rPr>
                                      </w:pPr>
                                    </w:p>
                                    <w:p w14:paraId="707249AB" w14:textId="77777777" w:rsidR="008B3DDD" w:rsidRDefault="008B3DDD" w:rsidP="00D75B78">
                                      <w:pPr>
                                        <w:pStyle w:val="Geenafstand"/>
                                        <w:jc w:val="right"/>
                                        <w:rPr>
                                          <w:color w:val="ED7D31" w:themeColor="accent2"/>
                                          <w:sz w:val="26"/>
                                          <w:szCs w:val="26"/>
                                        </w:rPr>
                                      </w:pPr>
                                    </w:p>
                                    <w:p w14:paraId="6B811284" w14:textId="77777777" w:rsidR="008B3DDD" w:rsidRDefault="008B3DDD" w:rsidP="00D75B78">
                                      <w:pPr>
                                        <w:pStyle w:val="Geenafstand"/>
                                        <w:jc w:val="right"/>
                                        <w:rPr>
                                          <w:color w:val="ED7D31" w:themeColor="accent2"/>
                                          <w:sz w:val="26"/>
                                          <w:szCs w:val="26"/>
                                        </w:rPr>
                                      </w:pPr>
                                    </w:p>
                                    <w:p w14:paraId="51B03349" w14:textId="77777777" w:rsidR="008B3DDD" w:rsidRDefault="008B3DDD" w:rsidP="00D75B78">
                                      <w:pPr>
                                        <w:pStyle w:val="Geenafstand"/>
                                        <w:jc w:val="right"/>
                                        <w:rPr>
                                          <w:color w:val="ED7D31" w:themeColor="accent2"/>
                                          <w:sz w:val="26"/>
                                          <w:szCs w:val="26"/>
                                        </w:rPr>
                                      </w:pPr>
                                    </w:p>
                                    <w:p w14:paraId="6FAC4F8F" w14:textId="77777777" w:rsidR="008B3DDD" w:rsidRDefault="008B3DDD" w:rsidP="00D75B78">
                                      <w:pPr>
                                        <w:pStyle w:val="Geenafstand"/>
                                        <w:jc w:val="right"/>
                                        <w:rPr>
                                          <w:color w:val="ED7D31" w:themeColor="accent2"/>
                                          <w:sz w:val="26"/>
                                          <w:szCs w:val="26"/>
                                        </w:rPr>
                                      </w:pPr>
                                    </w:p>
                                    <w:p w14:paraId="40750B33" w14:textId="77777777" w:rsidR="008B3DDD" w:rsidRDefault="008B3DDD" w:rsidP="00D75B78">
                                      <w:pPr>
                                        <w:pStyle w:val="Geenafstand"/>
                                        <w:jc w:val="right"/>
                                        <w:rPr>
                                          <w:color w:val="ED7D31" w:themeColor="accent2"/>
                                          <w:sz w:val="26"/>
                                          <w:szCs w:val="26"/>
                                        </w:rPr>
                                      </w:pPr>
                                    </w:p>
                                    <w:p w14:paraId="653B6CE1" w14:textId="77777777" w:rsidR="008B3DDD" w:rsidRDefault="008B3DDD" w:rsidP="00D75B78">
                                      <w:pPr>
                                        <w:pStyle w:val="Geenafstand"/>
                                        <w:jc w:val="right"/>
                                        <w:rPr>
                                          <w:color w:val="ED7D31" w:themeColor="accent2"/>
                                          <w:sz w:val="26"/>
                                          <w:szCs w:val="26"/>
                                        </w:rPr>
                                      </w:pPr>
                                    </w:p>
                                    <w:p w14:paraId="33CCED46" w14:textId="77777777" w:rsidR="008B3DDD" w:rsidRDefault="008B3DDD" w:rsidP="00D75B78">
                                      <w:pPr>
                                        <w:pStyle w:val="Geenafstand"/>
                                        <w:jc w:val="right"/>
                                        <w:rPr>
                                          <w:color w:val="ED7D31" w:themeColor="accent2"/>
                                          <w:sz w:val="26"/>
                                          <w:szCs w:val="26"/>
                                        </w:rPr>
                                      </w:pPr>
                                    </w:p>
                                    <w:p w14:paraId="57B761BB" w14:textId="77777777" w:rsidR="008B3DDD" w:rsidRDefault="008B3DDD" w:rsidP="00D75B78">
                                      <w:pPr>
                                        <w:pStyle w:val="Geenafstand"/>
                                        <w:jc w:val="right"/>
                                        <w:rPr>
                                          <w:color w:val="ED7D31" w:themeColor="accent2"/>
                                          <w:sz w:val="26"/>
                                          <w:szCs w:val="26"/>
                                        </w:rPr>
                                      </w:pPr>
                                    </w:p>
                                    <w:p w14:paraId="312D31D4" w14:textId="77777777" w:rsidR="008B3DDD" w:rsidRDefault="008B3DDD" w:rsidP="00D75B78">
                                      <w:pPr>
                                        <w:pStyle w:val="Geenafstand"/>
                                        <w:jc w:val="right"/>
                                        <w:rPr>
                                          <w:color w:val="ED7D31" w:themeColor="accent2"/>
                                          <w:sz w:val="26"/>
                                          <w:szCs w:val="26"/>
                                        </w:rPr>
                                      </w:pPr>
                                    </w:p>
                                    <w:p w14:paraId="2DDD6543" w14:textId="77777777" w:rsidR="008B3DDD" w:rsidRDefault="008B3DDD" w:rsidP="00D75B78">
                                      <w:pPr>
                                        <w:pStyle w:val="Geenafstand"/>
                                        <w:jc w:val="right"/>
                                        <w:rPr>
                                          <w:color w:val="ED7D31" w:themeColor="accent2"/>
                                          <w:sz w:val="26"/>
                                          <w:szCs w:val="26"/>
                                        </w:rPr>
                                      </w:pPr>
                                    </w:p>
                                    <w:p w14:paraId="21828D9D" w14:textId="77777777" w:rsidR="008B3DDD" w:rsidRDefault="008B3DDD" w:rsidP="00D75B78">
                                      <w:pPr>
                                        <w:pStyle w:val="Geenafstand"/>
                                        <w:jc w:val="right"/>
                                        <w:rPr>
                                          <w:color w:val="ED7D31" w:themeColor="accent2"/>
                                          <w:sz w:val="26"/>
                                          <w:szCs w:val="26"/>
                                        </w:rPr>
                                      </w:pPr>
                                    </w:p>
                                    <w:p w14:paraId="287F8472" w14:textId="77777777" w:rsidR="008B3DDD" w:rsidRDefault="008B3DDD" w:rsidP="00D75B78">
                                      <w:pPr>
                                        <w:pStyle w:val="Geenafstand"/>
                                        <w:jc w:val="right"/>
                                        <w:rPr>
                                          <w:color w:val="ED7D31" w:themeColor="accent2"/>
                                          <w:sz w:val="26"/>
                                          <w:szCs w:val="26"/>
                                        </w:rPr>
                                      </w:pPr>
                                    </w:p>
                                    <w:p w14:paraId="3F08DD09" w14:textId="77777777" w:rsidR="008B3DDD" w:rsidRDefault="008B3DDD" w:rsidP="00D75B78">
                                      <w:pPr>
                                        <w:pStyle w:val="Geenafstand"/>
                                        <w:jc w:val="right"/>
                                        <w:rPr>
                                          <w:color w:val="ED7D31" w:themeColor="accent2"/>
                                          <w:sz w:val="26"/>
                                          <w:szCs w:val="26"/>
                                        </w:rPr>
                                      </w:pPr>
                                    </w:p>
                                    <w:p w14:paraId="52147105" w14:textId="77777777" w:rsidR="008B3DDD" w:rsidRDefault="008B3DDD"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540A2FB" w14:textId="77777777" w:rsidR="008B3DDD" w:rsidRDefault="008B3DDD" w:rsidP="00D75B78">
                                          <w:pPr>
                                            <w:pStyle w:val="Geenafstand"/>
                                            <w:jc w:val="right"/>
                                            <w:rPr>
                                              <w:color w:val="ED7D31" w:themeColor="accent2"/>
                                              <w:sz w:val="26"/>
                                              <w:szCs w:val="26"/>
                                            </w:rPr>
                                          </w:pPr>
                                          <w:r>
                                            <w:rPr>
                                              <w:color w:val="ED7D31" w:themeColor="accent2"/>
                                              <w:sz w:val="26"/>
                                              <w:szCs w:val="26"/>
                                            </w:rPr>
                                            <w:t>Door Mark Schrauwen en Alistair Vardy</w:t>
                                          </w:r>
                                        </w:p>
                                      </w:sdtContent>
                                    </w:sdt>
                                    <w:p w14:paraId="4BB9730A" w14:textId="77777777" w:rsidR="008B3DDD" w:rsidRDefault="008B3DDD">
                                      <w:pPr>
                                        <w:jc w:val="right"/>
                                      </w:pPr>
                                    </w:p>
                                    <w:p w14:paraId="247F2A37" w14:textId="77777777" w:rsidR="008B3DDD" w:rsidRDefault="008B3DDD" w:rsidP="004D00DB">
                                      <w:pPr>
                                        <w:jc w:val="right"/>
                                        <w:rPr>
                                          <w:sz w:val="24"/>
                                          <w:szCs w:val="24"/>
                                        </w:rPr>
                                      </w:pPr>
                                    </w:p>
                                  </w:tc>
                                  <w:tc>
                                    <w:tcPr>
                                      <w:tcW w:w="2432" w:type="pct"/>
                                      <w:vAlign w:val="center"/>
                                    </w:tcPr>
                                    <w:p w14:paraId="3D8342D1" w14:textId="77777777" w:rsidR="008B3DDD" w:rsidRDefault="008B3DDD" w:rsidP="00D75B78">
                                      <w:pPr>
                                        <w:rPr>
                                          <w:color w:val="000000" w:themeColor="text1"/>
                                        </w:rPr>
                                      </w:pPr>
                                    </w:p>
                                    <w:p w14:paraId="6FA726A9" w14:textId="77777777" w:rsidR="008B3DDD" w:rsidRDefault="008B3DDD" w:rsidP="00870358">
                                      <w:pPr>
                                        <w:jc w:val="center"/>
                                        <w:rPr>
                                          <w:color w:val="000000" w:themeColor="text1"/>
                                        </w:rPr>
                                      </w:pPr>
                                      <w:r>
                                        <w:rPr>
                                          <w:noProof/>
                                          <w:lang w:eastAsia="nl-NL"/>
                                        </w:rPr>
                                        <w:drawing>
                                          <wp:inline distT="0" distB="0" distL="0" distR="0" wp14:anchorId="4715D53C" wp14:editId="2BA238A3">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A832052" w14:textId="77777777" w:rsidR="008B3DDD" w:rsidRDefault="00135CF1"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8B3DDD" w:rsidRPr="00D75B78">
                                            <w:rPr>
                                              <w:color w:val="ED7D31" w:themeColor="accent2"/>
                                              <w:sz w:val="72"/>
                                              <w:szCs w:val="26"/>
                                            </w:rPr>
                                            <w:t>Matlab</w:t>
                                          </w:r>
                                          <w:r w:rsidR="008B3DDD">
                                            <w:rPr>
                                              <w:color w:val="ED7D31" w:themeColor="accent2"/>
                                              <w:sz w:val="72"/>
                                              <w:szCs w:val="26"/>
                                            </w:rPr>
                                            <w:t xml:space="preserve"> Wk2.2</w:t>
                                          </w:r>
                                        </w:sdtContent>
                                      </w:sdt>
                                    </w:p>
                                    <w:p w14:paraId="137BDE9B" w14:textId="77777777" w:rsidR="008B3DDD" w:rsidRDefault="008B3DDD" w:rsidP="00D75B78">
                                      <w:pPr>
                                        <w:pStyle w:val="Geenafstand"/>
                                      </w:pPr>
                                    </w:p>
                                  </w:tc>
                                </w:tr>
                              </w:tbl>
                              <w:p w14:paraId="2E95CBCB" w14:textId="77777777" w:rsidR="008B3DDD" w:rsidRDefault="008B3DD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D9416FC"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8B3DDD" w14:paraId="12179AAE" w14:textId="77777777">
                            <w:trPr>
                              <w:jc w:val="center"/>
                            </w:trPr>
                            <w:tc>
                              <w:tcPr>
                                <w:tcW w:w="2568" w:type="pct"/>
                                <w:vAlign w:val="center"/>
                              </w:tcPr>
                              <w:p w14:paraId="08C7530B" w14:textId="77777777" w:rsidR="008B3DDD" w:rsidRDefault="008B3DDD" w:rsidP="00870358">
                                <w:pPr>
                                  <w:jc w:val="center"/>
                                </w:pPr>
                                <w:r>
                                  <w:rPr>
                                    <w:noProof/>
                                    <w:lang w:eastAsia="nl-NL"/>
                                  </w:rPr>
                                  <w:drawing>
                                    <wp:inline distT="0" distB="0" distL="0" distR="0" wp14:anchorId="79773ABD" wp14:editId="6E156D7A">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61C992AD" w14:textId="77777777" w:rsidR="008B3DDD" w:rsidRDefault="008B3DDD">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D0CF435" w14:textId="77777777" w:rsidR="008B3DDD" w:rsidRDefault="008B3DDD"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4501444F" w14:textId="77777777" w:rsidR="008B3DDD" w:rsidRDefault="008B3DDD" w:rsidP="00D75B78">
                                <w:pPr>
                                  <w:pStyle w:val="Geenafstand"/>
                                  <w:jc w:val="right"/>
                                  <w:rPr>
                                    <w:color w:val="ED7D31" w:themeColor="accent2"/>
                                    <w:sz w:val="26"/>
                                    <w:szCs w:val="26"/>
                                  </w:rPr>
                                </w:pPr>
                              </w:p>
                              <w:p w14:paraId="5CA6673C" w14:textId="77777777" w:rsidR="008B3DDD" w:rsidRDefault="008B3DDD" w:rsidP="00D75B78">
                                <w:pPr>
                                  <w:pStyle w:val="Geenafstand"/>
                                  <w:jc w:val="right"/>
                                  <w:rPr>
                                    <w:color w:val="ED7D31" w:themeColor="accent2"/>
                                    <w:sz w:val="26"/>
                                    <w:szCs w:val="26"/>
                                  </w:rPr>
                                </w:pPr>
                              </w:p>
                              <w:p w14:paraId="76D34F25" w14:textId="77777777" w:rsidR="008B3DDD" w:rsidRDefault="008B3DDD" w:rsidP="00D75B78">
                                <w:pPr>
                                  <w:pStyle w:val="Geenafstand"/>
                                  <w:jc w:val="right"/>
                                  <w:rPr>
                                    <w:color w:val="ED7D31" w:themeColor="accent2"/>
                                    <w:sz w:val="26"/>
                                    <w:szCs w:val="26"/>
                                  </w:rPr>
                                </w:pPr>
                              </w:p>
                              <w:p w14:paraId="2390434B" w14:textId="77777777" w:rsidR="008B3DDD" w:rsidRDefault="008B3DDD" w:rsidP="00D75B78">
                                <w:pPr>
                                  <w:pStyle w:val="Geenafstand"/>
                                  <w:jc w:val="right"/>
                                  <w:rPr>
                                    <w:color w:val="ED7D31" w:themeColor="accent2"/>
                                    <w:sz w:val="26"/>
                                    <w:szCs w:val="26"/>
                                  </w:rPr>
                                </w:pPr>
                              </w:p>
                              <w:p w14:paraId="707249AB" w14:textId="77777777" w:rsidR="008B3DDD" w:rsidRDefault="008B3DDD" w:rsidP="00D75B78">
                                <w:pPr>
                                  <w:pStyle w:val="Geenafstand"/>
                                  <w:jc w:val="right"/>
                                  <w:rPr>
                                    <w:color w:val="ED7D31" w:themeColor="accent2"/>
                                    <w:sz w:val="26"/>
                                    <w:szCs w:val="26"/>
                                  </w:rPr>
                                </w:pPr>
                              </w:p>
                              <w:p w14:paraId="6B811284" w14:textId="77777777" w:rsidR="008B3DDD" w:rsidRDefault="008B3DDD" w:rsidP="00D75B78">
                                <w:pPr>
                                  <w:pStyle w:val="Geenafstand"/>
                                  <w:jc w:val="right"/>
                                  <w:rPr>
                                    <w:color w:val="ED7D31" w:themeColor="accent2"/>
                                    <w:sz w:val="26"/>
                                    <w:szCs w:val="26"/>
                                  </w:rPr>
                                </w:pPr>
                              </w:p>
                              <w:p w14:paraId="51B03349" w14:textId="77777777" w:rsidR="008B3DDD" w:rsidRDefault="008B3DDD" w:rsidP="00D75B78">
                                <w:pPr>
                                  <w:pStyle w:val="Geenafstand"/>
                                  <w:jc w:val="right"/>
                                  <w:rPr>
                                    <w:color w:val="ED7D31" w:themeColor="accent2"/>
                                    <w:sz w:val="26"/>
                                    <w:szCs w:val="26"/>
                                  </w:rPr>
                                </w:pPr>
                              </w:p>
                              <w:p w14:paraId="6FAC4F8F" w14:textId="77777777" w:rsidR="008B3DDD" w:rsidRDefault="008B3DDD" w:rsidP="00D75B78">
                                <w:pPr>
                                  <w:pStyle w:val="Geenafstand"/>
                                  <w:jc w:val="right"/>
                                  <w:rPr>
                                    <w:color w:val="ED7D31" w:themeColor="accent2"/>
                                    <w:sz w:val="26"/>
                                    <w:szCs w:val="26"/>
                                  </w:rPr>
                                </w:pPr>
                              </w:p>
                              <w:p w14:paraId="40750B33" w14:textId="77777777" w:rsidR="008B3DDD" w:rsidRDefault="008B3DDD" w:rsidP="00D75B78">
                                <w:pPr>
                                  <w:pStyle w:val="Geenafstand"/>
                                  <w:jc w:val="right"/>
                                  <w:rPr>
                                    <w:color w:val="ED7D31" w:themeColor="accent2"/>
                                    <w:sz w:val="26"/>
                                    <w:szCs w:val="26"/>
                                  </w:rPr>
                                </w:pPr>
                              </w:p>
                              <w:p w14:paraId="653B6CE1" w14:textId="77777777" w:rsidR="008B3DDD" w:rsidRDefault="008B3DDD" w:rsidP="00D75B78">
                                <w:pPr>
                                  <w:pStyle w:val="Geenafstand"/>
                                  <w:jc w:val="right"/>
                                  <w:rPr>
                                    <w:color w:val="ED7D31" w:themeColor="accent2"/>
                                    <w:sz w:val="26"/>
                                    <w:szCs w:val="26"/>
                                  </w:rPr>
                                </w:pPr>
                              </w:p>
                              <w:p w14:paraId="33CCED46" w14:textId="77777777" w:rsidR="008B3DDD" w:rsidRDefault="008B3DDD" w:rsidP="00D75B78">
                                <w:pPr>
                                  <w:pStyle w:val="Geenafstand"/>
                                  <w:jc w:val="right"/>
                                  <w:rPr>
                                    <w:color w:val="ED7D31" w:themeColor="accent2"/>
                                    <w:sz w:val="26"/>
                                    <w:szCs w:val="26"/>
                                  </w:rPr>
                                </w:pPr>
                              </w:p>
                              <w:p w14:paraId="57B761BB" w14:textId="77777777" w:rsidR="008B3DDD" w:rsidRDefault="008B3DDD" w:rsidP="00D75B78">
                                <w:pPr>
                                  <w:pStyle w:val="Geenafstand"/>
                                  <w:jc w:val="right"/>
                                  <w:rPr>
                                    <w:color w:val="ED7D31" w:themeColor="accent2"/>
                                    <w:sz w:val="26"/>
                                    <w:szCs w:val="26"/>
                                  </w:rPr>
                                </w:pPr>
                              </w:p>
                              <w:p w14:paraId="312D31D4" w14:textId="77777777" w:rsidR="008B3DDD" w:rsidRDefault="008B3DDD" w:rsidP="00D75B78">
                                <w:pPr>
                                  <w:pStyle w:val="Geenafstand"/>
                                  <w:jc w:val="right"/>
                                  <w:rPr>
                                    <w:color w:val="ED7D31" w:themeColor="accent2"/>
                                    <w:sz w:val="26"/>
                                    <w:szCs w:val="26"/>
                                  </w:rPr>
                                </w:pPr>
                              </w:p>
                              <w:p w14:paraId="2DDD6543" w14:textId="77777777" w:rsidR="008B3DDD" w:rsidRDefault="008B3DDD" w:rsidP="00D75B78">
                                <w:pPr>
                                  <w:pStyle w:val="Geenafstand"/>
                                  <w:jc w:val="right"/>
                                  <w:rPr>
                                    <w:color w:val="ED7D31" w:themeColor="accent2"/>
                                    <w:sz w:val="26"/>
                                    <w:szCs w:val="26"/>
                                  </w:rPr>
                                </w:pPr>
                              </w:p>
                              <w:p w14:paraId="21828D9D" w14:textId="77777777" w:rsidR="008B3DDD" w:rsidRDefault="008B3DDD" w:rsidP="00D75B78">
                                <w:pPr>
                                  <w:pStyle w:val="Geenafstand"/>
                                  <w:jc w:val="right"/>
                                  <w:rPr>
                                    <w:color w:val="ED7D31" w:themeColor="accent2"/>
                                    <w:sz w:val="26"/>
                                    <w:szCs w:val="26"/>
                                  </w:rPr>
                                </w:pPr>
                              </w:p>
                              <w:p w14:paraId="287F8472" w14:textId="77777777" w:rsidR="008B3DDD" w:rsidRDefault="008B3DDD" w:rsidP="00D75B78">
                                <w:pPr>
                                  <w:pStyle w:val="Geenafstand"/>
                                  <w:jc w:val="right"/>
                                  <w:rPr>
                                    <w:color w:val="ED7D31" w:themeColor="accent2"/>
                                    <w:sz w:val="26"/>
                                    <w:szCs w:val="26"/>
                                  </w:rPr>
                                </w:pPr>
                              </w:p>
                              <w:p w14:paraId="3F08DD09" w14:textId="77777777" w:rsidR="008B3DDD" w:rsidRDefault="008B3DDD" w:rsidP="00D75B78">
                                <w:pPr>
                                  <w:pStyle w:val="Geenafstand"/>
                                  <w:jc w:val="right"/>
                                  <w:rPr>
                                    <w:color w:val="ED7D31" w:themeColor="accent2"/>
                                    <w:sz w:val="26"/>
                                    <w:szCs w:val="26"/>
                                  </w:rPr>
                                </w:pPr>
                              </w:p>
                              <w:p w14:paraId="52147105" w14:textId="77777777" w:rsidR="008B3DDD" w:rsidRDefault="008B3DDD"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540A2FB" w14:textId="77777777" w:rsidR="008B3DDD" w:rsidRDefault="008B3DDD" w:rsidP="00D75B78">
                                    <w:pPr>
                                      <w:pStyle w:val="Geenafstand"/>
                                      <w:jc w:val="right"/>
                                      <w:rPr>
                                        <w:color w:val="ED7D31" w:themeColor="accent2"/>
                                        <w:sz w:val="26"/>
                                        <w:szCs w:val="26"/>
                                      </w:rPr>
                                    </w:pPr>
                                    <w:r>
                                      <w:rPr>
                                        <w:color w:val="ED7D31" w:themeColor="accent2"/>
                                        <w:sz w:val="26"/>
                                        <w:szCs w:val="26"/>
                                      </w:rPr>
                                      <w:t>Door Mark Schrauwen en Alistair Vardy</w:t>
                                    </w:r>
                                  </w:p>
                                </w:sdtContent>
                              </w:sdt>
                              <w:p w14:paraId="4BB9730A" w14:textId="77777777" w:rsidR="008B3DDD" w:rsidRDefault="008B3DDD">
                                <w:pPr>
                                  <w:jc w:val="right"/>
                                </w:pPr>
                              </w:p>
                              <w:p w14:paraId="247F2A37" w14:textId="77777777" w:rsidR="008B3DDD" w:rsidRDefault="008B3DDD" w:rsidP="004D00DB">
                                <w:pPr>
                                  <w:jc w:val="right"/>
                                  <w:rPr>
                                    <w:sz w:val="24"/>
                                    <w:szCs w:val="24"/>
                                  </w:rPr>
                                </w:pPr>
                              </w:p>
                            </w:tc>
                            <w:tc>
                              <w:tcPr>
                                <w:tcW w:w="2432" w:type="pct"/>
                                <w:vAlign w:val="center"/>
                              </w:tcPr>
                              <w:p w14:paraId="3D8342D1" w14:textId="77777777" w:rsidR="008B3DDD" w:rsidRDefault="008B3DDD" w:rsidP="00D75B78">
                                <w:pPr>
                                  <w:rPr>
                                    <w:color w:val="000000" w:themeColor="text1"/>
                                  </w:rPr>
                                </w:pPr>
                              </w:p>
                              <w:p w14:paraId="6FA726A9" w14:textId="77777777" w:rsidR="008B3DDD" w:rsidRDefault="008B3DDD" w:rsidP="00870358">
                                <w:pPr>
                                  <w:jc w:val="center"/>
                                  <w:rPr>
                                    <w:color w:val="000000" w:themeColor="text1"/>
                                  </w:rPr>
                                </w:pPr>
                                <w:r>
                                  <w:rPr>
                                    <w:noProof/>
                                    <w:lang w:eastAsia="nl-NL"/>
                                  </w:rPr>
                                  <w:drawing>
                                    <wp:inline distT="0" distB="0" distL="0" distR="0" wp14:anchorId="4715D53C" wp14:editId="2BA238A3">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A832052" w14:textId="77777777" w:rsidR="008B3DDD" w:rsidRDefault="00135CF1"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8B3DDD" w:rsidRPr="00D75B78">
                                      <w:rPr>
                                        <w:color w:val="ED7D31" w:themeColor="accent2"/>
                                        <w:sz w:val="72"/>
                                        <w:szCs w:val="26"/>
                                      </w:rPr>
                                      <w:t>Matlab</w:t>
                                    </w:r>
                                    <w:r w:rsidR="008B3DDD">
                                      <w:rPr>
                                        <w:color w:val="ED7D31" w:themeColor="accent2"/>
                                        <w:sz w:val="72"/>
                                        <w:szCs w:val="26"/>
                                      </w:rPr>
                                      <w:t xml:space="preserve"> Wk2.2</w:t>
                                    </w:r>
                                  </w:sdtContent>
                                </w:sdt>
                              </w:p>
                              <w:p w14:paraId="137BDE9B" w14:textId="77777777" w:rsidR="008B3DDD" w:rsidRDefault="008B3DDD" w:rsidP="00D75B78">
                                <w:pPr>
                                  <w:pStyle w:val="Geenafstand"/>
                                </w:pPr>
                              </w:p>
                            </w:tc>
                          </w:tr>
                        </w:tbl>
                        <w:p w14:paraId="2E95CBCB" w14:textId="77777777" w:rsidR="008B3DDD" w:rsidRDefault="008B3DDD"/>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14:paraId="7FC31AFA" w14:textId="77777777" w:rsidR="00DF611E" w:rsidRDefault="00DF611E" w:rsidP="002D4702">
          <w:pPr>
            <w:pStyle w:val="Kopvaninhoudsopgave"/>
            <w:numPr>
              <w:ilvl w:val="0"/>
              <w:numId w:val="0"/>
            </w:numPr>
            <w:ind w:left="432" w:hanging="432"/>
          </w:pPr>
          <w:r>
            <w:t>Inhoudsopgave</w:t>
          </w:r>
        </w:p>
        <w:p w14:paraId="7AEEECB1" w14:textId="77777777" w:rsidR="002B57DA" w:rsidRDefault="007F2EEF">
          <w:pPr>
            <w:pStyle w:val="Inhopg1"/>
            <w:rPr>
              <w:rFonts w:eastAsiaTheme="minorEastAsia"/>
              <w:b w:val="0"/>
              <w:noProof/>
              <w:lang w:eastAsia="nl-NL"/>
            </w:rPr>
          </w:pPr>
          <w:r>
            <w:fldChar w:fldCharType="begin"/>
          </w:r>
          <w:r>
            <w:instrText xml:space="preserve"> TOC \o "1-3" \h \z \u </w:instrText>
          </w:r>
          <w:r>
            <w:fldChar w:fldCharType="separate"/>
          </w:r>
          <w:hyperlink w:anchor="_Toc487553068" w:history="1">
            <w:r w:rsidR="002B57DA" w:rsidRPr="00BD36C4">
              <w:rPr>
                <w:rStyle w:val="Hyperlink"/>
                <w:noProof/>
              </w:rPr>
              <w:t>Versiebeheer</w:t>
            </w:r>
            <w:r w:rsidR="002B57DA">
              <w:rPr>
                <w:noProof/>
                <w:webHidden/>
              </w:rPr>
              <w:tab/>
            </w:r>
            <w:r w:rsidR="002B57DA">
              <w:rPr>
                <w:noProof/>
                <w:webHidden/>
              </w:rPr>
              <w:fldChar w:fldCharType="begin"/>
            </w:r>
            <w:r w:rsidR="002B57DA">
              <w:rPr>
                <w:noProof/>
                <w:webHidden/>
              </w:rPr>
              <w:instrText xml:space="preserve"> PAGEREF _Toc487553068 \h </w:instrText>
            </w:r>
            <w:r w:rsidR="002B57DA">
              <w:rPr>
                <w:noProof/>
                <w:webHidden/>
              </w:rPr>
            </w:r>
            <w:r w:rsidR="002B57DA">
              <w:rPr>
                <w:noProof/>
                <w:webHidden/>
              </w:rPr>
              <w:fldChar w:fldCharType="separate"/>
            </w:r>
            <w:r w:rsidR="00C26B2F">
              <w:rPr>
                <w:noProof/>
                <w:webHidden/>
              </w:rPr>
              <w:t>2</w:t>
            </w:r>
            <w:r w:rsidR="002B57DA">
              <w:rPr>
                <w:noProof/>
                <w:webHidden/>
              </w:rPr>
              <w:fldChar w:fldCharType="end"/>
            </w:r>
          </w:hyperlink>
        </w:p>
        <w:p w14:paraId="3AFB3684" w14:textId="77777777" w:rsidR="002B57DA" w:rsidRDefault="00135CF1">
          <w:pPr>
            <w:pStyle w:val="Inhopg1"/>
            <w:rPr>
              <w:rFonts w:eastAsiaTheme="minorEastAsia"/>
              <w:b w:val="0"/>
              <w:noProof/>
              <w:lang w:eastAsia="nl-NL"/>
            </w:rPr>
          </w:pPr>
          <w:hyperlink w:anchor="_Toc487553069" w:history="1">
            <w:r w:rsidR="002B57DA" w:rsidRPr="00BD36C4">
              <w:rPr>
                <w:rStyle w:val="Hyperlink"/>
                <w:noProof/>
              </w:rPr>
              <w:t>1</w:t>
            </w:r>
            <w:r w:rsidR="002B57DA">
              <w:rPr>
                <w:rFonts w:eastAsiaTheme="minorEastAsia"/>
                <w:b w:val="0"/>
                <w:noProof/>
                <w:lang w:eastAsia="nl-NL"/>
              </w:rPr>
              <w:tab/>
            </w:r>
            <w:r w:rsidR="002B57DA" w:rsidRPr="00BD36C4">
              <w:rPr>
                <w:rStyle w:val="Hyperlink"/>
                <w:noProof/>
              </w:rPr>
              <w:t>Introductie</w:t>
            </w:r>
            <w:r w:rsidR="002B57DA">
              <w:rPr>
                <w:noProof/>
                <w:webHidden/>
              </w:rPr>
              <w:tab/>
            </w:r>
            <w:r w:rsidR="002B57DA">
              <w:rPr>
                <w:noProof/>
                <w:webHidden/>
              </w:rPr>
              <w:fldChar w:fldCharType="begin"/>
            </w:r>
            <w:r w:rsidR="002B57DA">
              <w:rPr>
                <w:noProof/>
                <w:webHidden/>
              </w:rPr>
              <w:instrText xml:space="preserve"> PAGEREF _Toc487553069 \h </w:instrText>
            </w:r>
            <w:r w:rsidR="002B57DA">
              <w:rPr>
                <w:noProof/>
                <w:webHidden/>
              </w:rPr>
            </w:r>
            <w:r w:rsidR="002B57DA">
              <w:rPr>
                <w:noProof/>
                <w:webHidden/>
              </w:rPr>
              <w:fldChar w:fldCharType="separate"/>
            </w:r>
            <w:r w:rsidR="00C26B2F">
              <w:rPr>
                <w:noProof/>
                <w:webHidden/>
              </w:rPr>
              <w:t>3</w:t>
            </w:r>
            <w:r w:rsidR="002B57DA">
              <w:rPr>
                <w:noProof/>
                <w:webHidden/>
              </w:rPr>
              <w:fldChar w:fldCharType="end"/>
            </w:r>
          </w:hyperlink>
        </w:p>
        <w:p w14:paraId="5267354D" w14:textId="77777777" w:rsidR="002B57DA" w:rsidRDefault="00135CF1">
          <w:pPr>
            <w:pStyle w:val="Inhopg2"/>
            <w:rPr>
              <w:rFonts w:eastAsiaTheme="minorEastAsia"/>
              <w:noProof/>
              <w:sz w:val="22"/>
              <w:lang w:eastAsia="nl-NL"/>
            </w:rPr>
          </w:pPr>
          <w:hyperlink w:anchor="_Toc487553070" w:history="1">
            <w:r w:rsidR="002B57DA" w:rsidRPr="00BD36C4">
              <w:rPr>
                <w:rStyle w:val="Hyperlink"/>
                <w:noProof/>
              </w:rPr>
              <w:t>1.1</w:t>
            </w:r>
            <w:r w:rsidR="002B57DA">
              <w:rPr>
                <w:rFonts w:eastAsiaTheme="minorEastAsia"/>
                <w:noProof/>
                <w:sz w:val="22"/>
                <w:lang w:eastAsia="nl-NL"/>
              </w:rPr>
              <w:tab/>
            </w:r>
            <w:r w:rsidR="002B57DA" w:rsidRPr="00BD36C4">
              <w:rPr>
                <w:rStyle w:val="Hyperlink"/>
                <w:noProof/>
              </w:rPr>
              <w:t>Eerder behandelde operatoren</w:t>
            </w:r>
            <w:r w:rsidR="002B57DA">
              <w:rPr>
                <w:noProof/>
                <w:webHidden/>
              </w:rPr>
              <w:tab/>
            </w:r>
            <w:r w:rsidR="002B57DA">
              <w:rPr>
                <w:noProof/>
                <w:webHidden/>
              </w:rPr>
              <w:fldChar w:fldCharType="begin"/>
            </w:r>
            <w:r w:rsidR="002B57DA">
              <w:rPr>
                <w:noProof/>
                <w:webHidden/>
              </w:rPr>
              <w:instrText xml:space="preserve"> PAGEREF _Toc487553070 \h </w:instrText>
            </w:r>
            <w:r w:rsidR="002B57DA">
              <w:rPr>
                <w:noProof/>
                <w:webHidden/>
              </w:rPr>
            </w:r>
            <w:r w:rsidR="002B57DA">
              <w:rPr>
                <w:noProof/>
                <w:webHidden/>
              </w:rPr>
              <w:fldChar w:fldCharType="separate"/>
            </w:r>
            <w:r w:rsidR="00C26B2F">
              <w:rPr>
                <w:noProof/>
                <w:webHidden/>
              </w:rPr>
              <w:t>3</w:t>
            </w:r>
            <w:r w:rsidR="002B57DA">
              <w:rPr>
                <w:noProof/>
                <w:webHidden/>
              </w:rPr>
              <w:fldChar w:fldCharType="end"/>
            </w:r>
          </w:hyperlink>
        </w:p>
        <w:p w14:paraId="5C74B286" w14:textId="77777777" w:rsidR="002B57DA" w:rsidRDefault="00135CF1">
          <w:pPr>
            <w:pStyle w:val="Inhopg2"/>
            <w:rPr>
              <w:rFonts w:eastAsiaTheme="minorEastAsia"/>
              <w:noProof/>
              <w:sz w:val="22"/>
              <w:lang w:eastAsia="nl-NL"/>
            </w:rPr>
          </w:pPr>
          <w:hyperlink w:anchor="_Toc487553071" w:history="1">
            <w:r w:rsidR="002B57DA" w:rsidRPr="00BD36C4">
              <w:rPr>
                <w:rStyle w:val="Hyperlink"/>
                <w:noProof/>
              </w:rPr>
              <w:t>1.2</w:t>
            </w:r>
            <w:r w:rsidR="002B57DA">
              <w:rPr>
                <w:rFonts w:eastAsiaTheme="minorEastAsia"/>
                <w:noProof/>
                <w:sz w:val="22"/>
                <w:lang w:eastAsia="nl-NL"/>
              </w:rPr>
              <w:tab/>
            </w:r>
            <w:r w:rsidR="002B57DA" w:rsidRPr="00BD36C4">
              <w:rPr>
                <w:rStyle w:val="Hyperlink"/>
                <w:noProof/>
              </w:rPr>
              <w:t>Nieuwe operatoren</w:t>
            </w:r>
            <w:r w:rsidR="002B57DA">
              <w:rPr>
                <w:noProof/>
                <w:webHidden/>
              </w:rPr>
              <w:tab/>
            </w:r>
            <w:r w:rsidR="002B57DA">
              <w:rPr>
                <w:noProof/>
                <w:webHidden/>
              </w:rPr>
              <w:fldChar w:fldCharType="begin"/>
            </w:r>
            <w:r w:rsidR="002B57DA">
              <w:rPr>
                <w:noProof/>
                <w:webHidden/>
              </w:rPr>
              <w:instrText xml:space="preserve"> PAGEREF _Toc487553071 \h </w:instrText>
            </w:r>
            <w:r w:rsidR="002B57DA">
              <w:rPr>
                <w:noProof/>
                <w:webHidden/>
              </w:rPr>
            </w:r>
            <w:r w:rsidR="002B57DA">
              <w:rPr>
                <w:noProof/>
                <w:webHidden/>
              </w:rPr>
              <w:fldChar w:fldCharType="separate"/>
            </w:r>
            <w:r w:rsidR="00C26B2F">
              <w:rPr>
                <w:noProof/>
                <w:webHidden/>
              </w:rPr>
              <w:t>3</w:t>
            </w:r>
            <w:r w:rsidR="002B57DA">
              <w:rPr>
                <w:noProof/>
                <w:webHidden/>
              </w:rPr>
              <w:fldChar w:fldCharType="end"/>
            </w:r>
          </w:hyperlink>
        </w:p>
        <w:p w14:paraId="03F19992" w14:textId="77777777" w:rsidR="002B57DA" w:rsidRDefault="00135CF1">
          <w:pPr>
            <w:pStyle w:val="Inhopg3"/>
            <w:rPr>
              <w:rFonts w:eastAsiaTheme="minorEastAsia"/>
              <w:i w:val="0"/>
              <w:noProof/>
              <w:sz w:val="22"/>
              <w:lang w:eastAsia="nl-NL"/>
            </w:rPr>
          </w:pPr>
          <w:hyperlink w:anchor="_Toc487553072" w:history="1">
            <w:r w:rsidR="002B57DA" w:rsidRPr="00BD36C4">
              <w:rPr>
                <w:rStyle w:val="Hyperlink"/>
                <w:noProof/>
              </w:rPr>
              <w:t>1.2.1</w:t>
            </w:r>
            <w:r w:rsidR="002B57DA">
              <w:rPr>
                <w:rFonts w:eastAsiaTheme="minorEastAsia"/>
                <w:i w:val="0"/>
                <w:noProof/>
                <w:sz w:val="22"/>
                <w:lang w:eastAsia="nl-NL"/>
              </w:rPr>
              <w:tab/>
            </w:r>
            <w:r w:rsidR="002B57DA" w:rsidRPr="00BD36C4">
              <w:rPr>
                <w:rStyle w:val="Hyperlink"/>
                <w:noProof/>
              </w:rPr>
              <w:t>Antwoord op de vraag</w:t>
            </w:r>
            <w:r w:rsidR="002B57DA">
              <w:rPr>
                <w:noProof/>
                <w:webHidden/>
              </w:rPr>
              <w:tab/>
            </w:r>
            <w:r w:rsidR="002B57DA">
              <w:rPr>
                <w:noProof/>
                <w:webHidden/>
              </w:rPr>
              <w:fldChar w:fldCharType="begin"/>
            </w:r>
            <w:r w:rsidR="002B57DA">
              <w:rPr>
                <w:noProof/>
                <w:webHidden/>
              </w:rPr>
              <w:instrText xml:space="preserve"> PAGEREF _Toc487553072 \h </w:instrText>
            </w:r>
            <w:r w:rsidR="002B57DA">
              <w:rPr>
                <w:noProof/>
                <w:webHidden/>
              </w:rPr>
              <w:fldChar w:fldCharType="separate"/>
            </w:r>
            <w:r w:rsidR="00C26B2F">
              <w:rPr>
                <w:b/>
                <w:bCs/>
                <w:noProof/>
                <w:webHidden/>
              </w:rPr>
              <w:t>Fout! Bladwijzer niet gedefinieerd.</w:t>
            </w:r>
            <w:r w:rsidR="002B57DA">
              <w:rPr>
                <w:noProof/>
                <w:webHidden/>
              </w:rPr>
              <w:fldChar w:fldCharType="end"/>
            </w:r>
          </w:hyperlink>
        </w:p>
        <w:p w14:paraId="669D362D" w14:textId="77777777" w:rsidR="002B57DA" w:rsidRDefault="00135CF1">
          <w:pPr>
            <w:pStyle w:val="Inhopg1"/>
            <w:rPr>
              <w:rFonts w:eastAsiaTheme="minorEastAsia"/>
              <w:b w:val="0"/>
              <w:noProof/>
              <w:lang w:eastAsia="nl-NL"/>
            </w:rPr>
          </w:pPr>
          <w:hyperlink w:anchor="_Toc487553073" w:history="1">
            <w:r w:rsidR="002B57DA" w:rsidRPr="00BD36C4">
              <w:rPr>
                <w:rStyle w:val="Hyperlink"/>
                <w:noProof/>
              </w:rPr>
              <w:t>2</w:t>
            </w:r>
            <w:r w:rsidR="002B57DA">
              <w:rPr>
                <w:rFonts w:eastAsiaTheme="minorEastAsia"/>
                <w:b w:val="0"/>
                <w:noProof/>
                <w:lang w:eastAsia="nl-NL"/>
              </w:rPr>
              <w:tab/>
            </w:r>
            <w:r w:rsidR="002B57DA" w:rsidRPr="00BD36C4">
              <w:rPr>
                <w:rStyle w:val="Hyperlink"/>
                <w:noProof/>
              </w:rPr>
              <w:t>Logische operaties</w:t>
            </w:r>
            <w:r w:rsidR="002B57DA">
              <w:rPr>
                <w:noProof/>
                <w:webHidden/>
              </w:rPr>
              <w:tab/>
            </w:r>
            <w:r w:rsidR="002B57DA">
              <w:rPr>
                <w:noProof/>
                <w:webHidden/>
              </w:rPr>
              <w:fldChar w:fldCharType="begin"/>
            </w:r>
            <w:r w:rsidR="002B57DA">
              <w:rPr>
                <w:noProof/>
                <w:webHidden/>
              </w:rPr>
              <w:instrText xml:space="preserve"> PAGEREF _Toc487553073 \h </w:instrText>
            </w:r>
            <w:r w:rsidR="002B57DA">
              <w:rPr>
                <w:noProof/>
                <w:webHidden/>
              </w:rPr>
            </w:r>
            <w:r w:rsidR="002B57DA">
              <w:rPr>
                <w:noProof/>
                <w:webHidden/>
              </w:rPr>
              <w:fldChar w:fldCharType="separate"/>
            </w:r>
            <w:r w:rsidR="00C26B2F">
              <w:rPr>
                <w:noProof/>
                <w:webHidden/>
              </w:rPr>
              <w:t>4</w:t>
            </w:r>
            <w:r w:rsidR="002B57DA">
              <w:rPr>
                <w:noProof/>
                <w:webHidden/>
              </w:rPr>
              <w:fldChar w:fldCharType="end"/>
            </w:r>
          </w:hyperlink>
        </w:p>
        <w:p w14:paraId="383448C5" w14:textId="77777777" w:rsidR="002B57DA" w:rsidRDefault="00135CF1">
          <w:pPr>
            <w:pStyle w:val="Inhopg2"/>
            <w:rPr>
              <w:rFonts w:eastAsiaTheme="minorEastAsia"/>
              <w:noProof/>
              <w:sz w:val="22"/>
              <w:lang w:eastAsia="nl-NL"/>
            </w:rPr>
          </w:pPr>
          <w:hyperlink w:anchor="_Toc487553074" w:history="1">
            <w:r w:rsidR="002B57DA" w:rsidRPr="00BD36C4">
              <w:rPr>
                <w:rStyle w:val="Hyperlink"/>
                <w:noProof/>
              </w:rPr>
              <w:t>2.1</w:t>
            </w:r>
            <w:r w:rsidR="002B57DA">
              <w:rPr>
                <w:rFonts w:eastAsiaTheme="minorEastAsia"/>
                <w:noProof/>
                <w:sz w:val="22"/>
                <w:lang w:eastAsia="nl-NL"/>
              </w:rPr>
              <w:tab/>
            </w:r>
            <w:r w:rsidR="002B57DA" w:rsidRPr="00BD36C4">
              <w:rPr>
                <w:rStyle w:val="Hyperlink"/>
                <w:noProof/>
              </w:rPr>
              <w:t>De EN (AND) operator</w:t>
            </w:r>
            <w:r w:rsidR="002B57DA">
              <w:rPr>
                <w:noProof/>
                <w:webHidden/>
              </w:rPr>
              <w:tab/>
            </w:r>
            <w:r w:rsidR="002B57DA">
              <w:rPr>
                <w:noProof/>
                <w:webHidden/>
              </w:rPr>
              <w:fldChar w:fldCharType="begin"/>
            </w:r>
            <w:r w:rsidR="002B57DA">
              <w:rPr>
                <w:noProof/>
                <w:webHidden/>
              </w:rPr>
              <w:instrText xml:space="preserve"> PAGEREF _Toc487553074 \h </w:instrText>
            </w:r>
            <w:r w:rsidR="002B57DA">
              <w:rPr>
                <w:noProof/>
                <w:webHidden/>
              </w:rPr>
            </w:r>
            <w:r w:rsidR="002B57DA">
              <w:rPr>
                <w:noProof/>
                <w:webHidden/>
              </w:rPr>
              <w:fldChar w:fldCharType="separate"/>
            </w:r>
            <w:r w:rsidR="00C26B2F">
              <w:rPr>
                <w:noProof/>
                <w:webHidden/>
              </w:rPr>
              <w:t>5</w:t>
            </w:r>
            <w:r w:rsidR="002B57DA">
              <w:rPr>
                <w:noProof/>
                <w:webHidden/>
              </w:rPr>
              <w:fldChar w:fldCharType="end"/>
            </w:r>
          </w:hyperlink>
        </w:p>
        <w:p w14:paraId="48D88109" w14:textId="77777777" w:rsidR="002B57DA" w:rsidRDefault="00135CF1">
          <w:pPr>
            <w:pStyle w:val="Inhopg3"/>
            <w:rPr>
              <w:rFonts w:eastAsiaTheme="minorEastAsia"/>
              <w:i w:val="0"/>
              <w:noProof/>
              <w:sz w:val="22"/>
              <w:lang w:eastAsia="nl-NL"/>
            </w:rPr>
          </w:pPr>
          <w:hyperlink w:anchor="_Toc487553075" w:history="1">
            <w:r w:rsidR="002B57DA" w:rsidRPr="00BD36C4">
              <w:rPr>
                <w:rStyle w:val="Hyperlink"/>
                <w:noProof/>
              </w:rPr>
              <w:t>2.1.1</w:t>
            </w:r>
            <w:r w:rsidR="002B57DA">
              <w:rPr>
                <w:rFonts w:eastAsiaTheme="minorEastAsia"/>
                <w:i w:val="0"/>
                <w:noProof/>
                <w:sz w:val="22"/>
                <w:lang w:eastAsia="nl-NL"/>
              </w:rPr>
              <w:tab/>
            </w:r>
            <w:r w:rsidR="002B57DA" w:rsidRPr="00BD36C4">
              <w:rPr>
                <w:rStyle w:val="Hyperlink"/>
                <w:noProof/>
              </w:rPr>
              <w:t>De vergelijking tussen true en false</w:t>
            </w:r>
            <w:r w:rsidR="002B57DA">
              <w:rPr>
                <w:noProof/>
                <w:webHidden/>
              </w:rPr>
              <w:tab/>
            </w:r>
            <w:r w:rsidR="002B57DA">
              <w:rPr>
                <w:noProof/>
                <w:webHidden/>
              </w:rPr>
              <w:fldChar w:fldCharType="begin"/>
            </w:r>
            <w:r w:rsidR="002B57DA">
              <w:rPr>
                <w:noProof/>
                <w:webHidden/>
              </w:rPr>
              <w:instrText xml:space="preserve"> PAGEREF _Toc487553075 \h </w:instrText>
            </w:r>
            <w:r w:rsidR="002B57DA">
              <w:rPr>
                <w:noProof/>
                <w:webHidden/>
              </w:rPr>
            </w:r>
            <w:r w:rsidR="002B57DA">
              <w:rPr>
                <w:noProof/>
                <w:webHidden/>
              </w:rPr>
              <w:fldChar w:fldCharType="separate"/>
            </w:r>
            <w:r w:rsidR="00C26B2F">
              <w:rPr>
                <w:noProof/>
                <w:webHidden/>
              </w:rPr>
              <w:t>6</w:t>
            </w:r>
            <w:r w:rsidR="002B57DA">
              <w:rPr>
                <w:noProof/>
                <w:webHidden/>
              </w:rPr>
              <w:fldChar w:fldCharType="end"/>
            </w:r>
          </w:hyperlink>
        </w:p>
        <w:p w14:paraId="34DB1D72" w14:textId="77777777" w:rsidR="002B57DA" w:rsidRDefault="00135CF1">
          <w:pPr>
            <w:pStyle w:val="Inhopg2"/>
            <w:rPr>
              <w:rFonts w:eastAsiaTheme="minorEastAsia"/>
              <w:noProof/>
              <w:sz w:val="22"/>
              <w:lang w:eastAsia="nl-NL"/>
            </w:rPr>
          </w:pPr>
          <w:hyperlink w:anchor="_Toc487553076" w:history="1">
            <w:r w:rsidR="002B57DA" w:rsidRPr="00BD36C4">
              <w:rPr>
                <w:rStyle w:val="Hyperlink"/>
                <w:noProof/>
              </w:rPr>
              <w:t>2.2</w:t>
            </w:r>
            <w:r w:rsidR="002B57DA">
              <w:rPr>
                <w:rFonts w:eastAsiaTheme="minorEastAsia"/>
                <w:noProof/>
                <w:sz w:val="22"/>
                <w:lang w:eastAsia="nl-NL"/>
              </w:rPr>
              <w:tab/>
            </w:r>
            <w:r w:rsidR="002B57DA" w:rsidRPr="00BD36C4">
              <w:rPr>
                <w:rStyle w:val="Hyperlink"/>
                <w:noProof/>
              </w:rPr>
              <w:t>De OF (OR) operator</w:t>
            </w:r>
            <w:r w:rsidR="002B57DA">
              <w:rPr>
                <w:noProof/>
                <w:webHidden/>
              </w:rPr>
              <w:tab/>
            </w:r>
            <w:r w:rsidR="002B57DA">
              <w:rPr>
                <w:noProof/>
                <w:webHidden/>
              </w:rPr>
              <w:fldChar w:fldCharType="begin"/>
            </w:r>
            <w:r w:rsidR="002B57DA">
              <w:rPr>
                <w:noProof/>
                <w:webHidden/>
              </w:rPr>
              <w:instrText xml:space="preserve"> PAGEREF _Toc487553076 \h </w:instrText>
            </w:r>
            <w:r w:rsidR="002B57DA">
              <w:rPr>
                <w:noProof/>
                <w:webHidden/>
              </w:rPr>
            </w:r>
            <w:r w:rsidR="002B57DA">
              <w:rPr>
                <w:noProof/>
                <w:webHidden/>
              </w:rPr>
              <w:fldChar w:fldCharType="separate"/>
            </w:r>
            <w:r w:rsidR="00C26B2F">
              <w:rPr>
                <w:noProof/>
                <w:webHidden/>
              </w:rPr>
              <w:t>7</w:t>
            </w:r>
            <w:r w:rsidR="002B57DA">
              <w:rPr>
                <w:noProof/>
                <w:webHidden/>
              </w:rPr>
              <w:fldChar w:fldCharType="end"/>
            </w:r>
          </w:hyperlink>
        </w:p>
        <w:p w14:paraId="55057CD3" w14:textId="77777777" w:rsidR="002B57DA" w:rsidRDefault="00135CF1">
          <w:pPr>
            <w:pStyle w:val="Inhopg3"/>
            <w:rPr>
              <w:rFonts w:eastAsiaTheme="minorEastAsia"/>
              <w:i w:val="0"/>
              <w:noProof/>
              <w:sz w:val="22"/>
              <w:lang w:eastAsia="nl-NL"/>
            </w:rPr>
          </w:pPr>
          <w:hyperlink w:anchor="_Toc487553077" w:history="1">
            <w:r w:rsidR="002B57DA" w:rsidRPr="00BD36C4">
              <w:rPr>
                <w:rStyle w:val="Hyperlink"/>
                <w:noProof/>
              </w:rPr>
              <w:t>2.2.1</w:t>
            </w:r>
            <w:r w:rsidR="002B57DA">
              <w:rPr>
                <w:rFonts w:eastAsiaTheme="minorEastAsia"/>
                <w:i w:val="0"/>
                <w:noProof/>
                <w:sz w:val="22"/>
                <w:lang w:eastAsia="nl-NL"/>
              </w:rPr>
              <w:tab/>
            </w:r>
            <w:r w:rsidR="002B57DA" w:rsidRPr="00BD36C4">
              <w:rPr>
                <w:rStyle w:val="Hyperlink"/>
                <w:noProof/>
              </w:rPr>
              <w:t>Voorbeeld van de OR-operaties</w:t>
            </w:r>
            <w:r w:rsidR="002B57DA">
              <w:rPr>
                <w:noProof/>
                <w:webHidden/>
              </w:rPr>
              <w:tab/>
            </w:r>
            <w:r w:rsidR="002B57DA">
              <w:rPr>
                <w:noProof/>
                <w:webHidden/>
              </w:rPr>
              <w:fldChar w:fldCharType="begin"/>
            </w:r>
            <w:r w:rsidR="002B57DA">
              <w:rPr>
                <w:noProof/>
                <w:webHidden/>
              </w:rPr>
              <w:instrText xml:space="preserve"> PAGEREF _Toc487553077 \h </w:instrText>
            </w:r>
            <w:r w:rsidR="002B57DA">
              <w:rPr>
                <w:noProof/>
                <w:webHidden/>
              </w:rPr>
            </w:r>
            <w:r w:rsidR="002B57DA">
              <w:rPr>
                <w:noProof/>
                <w:webHidden/>
              </w:rPr>
              <w:fldChar w:fldCharType="separate"/>
            </w:r>
            <w:r w:rsidR="00C26B2F">
              <w:rPr>
                <w:noProof/>
                <w:webHidden/>
              </w:rPr>
              <w:t>7</w:t>
            </w:r>
            <w:r w:rsidR="002B57DA">
              <w:rPr>
                <w:noProof/>
                <w:webHidden/>
              </w:rPr>
              <w:fldChar w:fldCharType="end"/>
            </w:r>
          </w:hyperlink>
        </w:p>
        <w:p w14:paraId="4E927F65" w14:textId="77777777" w:rsidR="002B57DA" w:rsidRDefault="00135CF1">
          <w:pPr>
            <w:pStyle w:val="Inhopg2"/>
            <w:rPr>
              <w:rFonts w:eastAsiaTheme="minorEastAsia"/>
              <w:noProof/>
              <w:sz w:val="22"/>
              <w:lang w:eastAsia="nl-NL"/>
            </w:rPr>
          </w:pPr>
          <w:hyperlink w:anchor="_Toc487553078" w:history="1">
            <w:r w:rsidR="002B57DA" w:rsidRPr="00BD36C4">
              <w:rPr>
                <w:rStyle w:val="Hyperlink"/>
                <w:noProof/>
              </w:rPr>
              <w:t>2.3</w:t>
            </w:r>
            <w:r w:rsidR="002B57DA">
              <w:rPr>
                <w:rFonts w:eastAsiaTheme="minorEastAsia"/>
                <w:noProof/>
                <w:sz w:val="22"/>
                <w:lang w:eastAsia="nl-NL"/>
              </w:rPr>
              <w:tab/>
            </w:r>
            <w:r w:rsidR="002B57DA" w:rsidRPr="00BD36C4">
              <w:rPr>
                <w:rStyle w:val="Hyperlink"/>
                <w:noProof/>
              </w:rPr>
              <w:t>De NIET (NOT) operator</w:t>
            </w:r>
            <w:r w:rsidR="002B57DA">
              <w:rPr>
                <w:noProof/>
                <w:webHidden/>
              </w:rPr>
              <w:tab/>
            </w:r>
            <w:r w:rsidR="002B57DA">
              <w:rPr>
                <w:noProof/>
                <w:webHidden/>
              </w:rPr>
              <w:fldChar w:fldCharType="begin"/>
            </w:r>
            <w:r w:rsidR="002B57DA">
              <w:rPr>
                <w:noProof/>
                <w:webHidden/>
              </w:rPr>
              <w:instrText xml:space="preserve"> PAGEREF _Toc487553078 \h </w:instrText>
            </w:r>
            <w:r w:rsidR="002B57DA">
              <w:rPr>
                <w:noProof/>
                <w:webHidden/>
              </w:rPr>
            </w:r>
            <w:r w:rsidR="002B57DA">
              <w:rPr>
                <w:noProof/>
                <w:webHidden/>
              </w:rPr>
              <w:fldChar w:fldCharType="separate"/>
            </w:r>
            <w:r w:rsidR="00C26B2F">
              <w:rPr>
                <w:noProof/>
                <w:webHidden/>
              </w:rPr>
              <w:t>8</w:t>
            </w:r>
            <w:r w:rsidR="002B57DA">
              <w:rPr>
                <w:noProof/>
                <w:webHidden/>
              </w:rPr>
              <w:fldChar w:fldCharType="end"/>
            </w:r>
          </w:hyperlink>
        </w:p>
        <w:p w14:paraId="652E303D" w14:textId="77777777" w:rsidR="002B57DA" w:rsidRDefault="00135CF1">
          <w:pPr>
            <w:pStyle w:val="Inhopg3"/>
            <w:rPr>
              <w:rFonts w:eastAsiaTheme="minorEastAsia"/>
              <w:i w:val="0"/>
              <w:noProof/>
              <w:sz w:val="22"/>
              <w:lang w:eastAsia="nl-NL"/>
            </w:rPr>
          </w:pPr>
          <w:hyperlink w:anchor="_Toc487553079" w:history="1">
            <w:r w:rsidR="002B57DA" w:rsidRPr="00BD36C4">
              <w:rPr>
                <w:rStyle w:val="Hyperlink"/>
                <w:noProof/>
              </w:rPr>
              <w:t>2.3.1</w:t>
            </w:r>
            <w:r w:rsidR="002B57DA">
              <w:rPr>
                <w:rFonts w:eastAsiaTheme="minorEastAsia"/>
                <w:i w:val="0"/>
                <w:noProof/>
                <w:sz w:val="22"/>
                <w:lang w:eastAsia="nl-NL"/>
              </w:rPr>
              <w:tab/>
            </w:r>
            <w:r w:rsidR="002B57DA" w:rsidRPr="00BD36C4">
              <w:rPr>
                <w:rStyle w:val="Hyperlink"/>
                <w:noProof/>
              </w:rPr>
              <w:t>Voorbeeld</w:t>
            </w:r>
            <w:r w:rsidR="002B57DA">
              <w:rPr>
                <w:noProof/>
                <w:webHidden/>
              </w:rPr>
              <w:tab/>
            </w:r>
            <w:r w:rsidR="002B57DA">
              <w:rPr>
                <w:noProof/>
                <w:webHidden/>
              </w:rPr>
              <w:fldChar w:fldCharType="begin"/>
            </w:r>
            <w:r w:rsidR="002B57DA">
              <w:rPr>
                <w:noProof/>
                <w:webHidden/>
              </w:rPr>
              <w:instrText xml:space="preserve"> PAGEREF _Toc487553079 \h </w:instrText>
            </w:r>
            <w:r w:rsidR="002B57DA">
              <w:rPr>
                <w:noProof/>
                <w:webHidden/>
              </w:rPr>
            </w:r>
            <w:r w:rsidR="002B57DA">
              <w:rPr>
                <w:noProof/>
                <w:webHidden/>
              </w:rPr>
              <w:fldChar w:fldCharType="separate"/>
            </w:r>
            <w:r w:rsidR="00C26B2F">
              <w:rPr>
                <w:noProof/>
                <w:webHidden/>
              </w:rPr>
              <w:t>10</w:t>
            </w:r>
            <w:r w:rsidR="002B57DA">
              <w:rPr>
                <w:noProof/>
                <w:webHidden/>
              </w:rPr>
              <w:fldChar w:fldCharType="end"/>
            </w:r>
          </w:hyperlink>
        </w:p>
        <w:p w14:paraId="37FD793D" w14:textId="77777777" w:rsidR="002B57DA" w:rsidRDefault="00135CF1">
          <w:pPr>
            <w:pStyle w:val="Inhopg2"/>
            <w:rPr>
              <w:rFonts w:eastAsiaTheme="minorEastAsia"/>
              <w:noProof/>
              <w:sz w:val="22"/>
              <w:lang w:eastAsia="nl-NL"/>
            </w:rPr>
          </w:pPr>
          <w:hyperlink w:anchor="_Toc487553080" w:history="1">
            <w:r w:rsidR="002B57DA" w:rsidRPr="00BD36C4">
              <w:rPr>
                <w:rStyle w:val="Hyperlink"/>
                <w:noProof/>
              </w:rPr>
              <w:t>2.4</w:t>
            </w:r>
            <w:r w:rsidR="002B57DA">
              <w:rPr>
                <w:rFonts w:eastAsiaTheme="minorEastAsia"/>
                <w:noProof/>
                <w:sz w:val="22"/>
                <w:lang w:eastAsia="nl-NL"/>
              </w:rPr>
              <w:tab/>
            </w:r>
            <w:r w:rsidR="002B57DA" w:rsidRPr="00BD36C4">
              <w:rPr>
                <w:rStyle w:val="Hyperlink"/>
                <w:noProof/>
              </w:rPr>
              <w:t>Vragen en opdrachten</w:t>
            </w:r>
            <w:r w:rsidR="002B57DA">
              <w:rPr>
                <w:noProof/>
                <w:webHidden/>
              </w:rPr>
              <w:tab/>
            </w:r>
            <w:r w:rsidR="002B57DA">
              <w:rPr>
                <w:noProof/>
                <w:webHidden/>
              </w:rPr>
              <w:fldChar w:fldCharType="begin"/>
            </w:r>
            <w:r w:rsidR="002B57DA">
              <w:rPr>
                <w:noProof/>
                <w:webHidden/>
              </w:rPr>
              <w:instrText xml:space="preserve"> PAGEREF _Toc487553080 \h </w:instrText>
            </w:r>
            <w:r w:rsidR="002B57DA">
              <w:rPr>
                <w:noProof/>
                <w:webHidden/>
              </w:rPr>
            </w:r>
            <w:r w:rsidR="002B57DA">
              <w:rPr>
                <w:noProof/>
                <w:webHidden/>
              </w:rPr>
              <w:fldChar w:fldCharType="separate"/>
            </w:r>
            <w:r w:rsidR="00C26B2F">
              <w:rPr>
                <w:noProof/>
                <w:webHidden/>
              </w:rPr>
              <w:t>11</w:t>
            </w:r>
            <w:r w:rsidR="002B57DA">
              <w:rPr>
                <w:noProof/>
                <w:webHidden/>
              </w:rPr>
              <w:fldChar w:fldCharType="end"/>
            </w:r>
          </w:hyperlink>
        </w:p>
        <w:p w14:paraId="1220F447" w14:textId="77777777" w:rsidR="002B57DA" w:rsidRDefault="00135CF1">
          <w:pPr>
            <w:pStyle w:val="Inhopg2"/>
            <w:rPr>
              <w:rFonts w:eastAsiaTheme="minorEastAsia"/>
              <w:noProof/>
              <w:sz w:val="22"/>
              <w:lang w:eastAsia="nl-NL"/>
            </w:rPr>
          </w:pPr>
          <w:hyperlink w:anchor="_Toc487553081" w:history="1">
            <w:r w:rsidR="002B57DA" w:rsidRPr="00BD36C4">
              <w:rPr>
                <w:rStyle w:val="Hyperlink"/>
                <w:noProof/>
              </w:rPr>
              <w:t>2.5</w:t>
            </w:r>
            <w:r w:rsidR="002B57DA">
              <w:rPr>
                <w:rFonts w:eastAsiaTheme="minorEastAsia"/>
                <w:noProof/>
                <w:sz w:val="22"/>
                <w:lang w:eastAsia="nl-NL"/>
              </w:rPr>
              <w:tab/>
            </w:r>
            <w:r w:rsidR="002B57DA" w:rsidRPr="00BD36C4">
              <w:rPr>
                <w:rStyle w:val="Hyperlink"/>
                <w:noProof/>
              </w:rPr>
              <w:t>Antwoorden</w:t>
            </w:r>
            <w:r w:rsidR="002B57DA">
              <w:rPr>
                <w:noProof/>
                <w:webHidden/>
              </w:rPr>
              <w:tab/>
            </w:r>
            <w:r w:rsidR="002B57DA">
              <w:rPr>
                <w:noProof/>
                <w:webHidden/>
              </w:rPr>
              <w:fldChar w:fldCharType="begin"/>
            </w:r>
            <w:r w:rsidR="002B57DA">
              <w:rPr>
                <w:noProof/>
                <w:webHidden/>
              </w:rPr>
              <w:instrText xml:space="preserve"> PAGEREF _Toc487553081 \h </w:instrText>
            </w:r>
            <w:r w:rsidR="002B57DA">
              <w:rPr>
                <w:noProof/>
                <w:webHidden/>
              </w:rPr>
            </w:r>
            <w:r w:rsidR="002B57DA">
              <w:rPr>
                <w:noProof/>
                <w:webHidden/>
              </w:rPr>
              <w:fldChar w:fldCharType="separate"/>
            </w:r>
            <w:r w:rsidR="00C26B2F">
              <w:rPr>
                <w:noProof/>
                <w:webHidden/>
              </w:rPr>
              <w:t>12</w:t>
            </w:r>
            <w:r w:rsidR="002B57DA">
              <w:rPr>
                <w:noProof/>
                <w:webHidden/>
              </w:rPr>
              <w:fldChar w:fldCharType="end"/>
            </w:r>
          </w:hyperlink>
        </w:p>
        <w:p w14:paraId="1547F67A" w14:textId="77777777" w:rsidR="002B57DA" w:rsidRDefault="00135CF1">
          <w:pPr>
            <w:pStyle w:val="Inhopg1"/>
            <w:rPr>
              <w:rFonts w:eastAsiaTheme="minorEastAsia"/>
              <w:b w:val="0"/>
              <w:noProof/>
              <w:lang w:eastAsia="nl-NL"/>
            </w:rPr>
          </w:pPr>
          <w:hyperlink w:anchor="_Toc487553082" w:history="1">
            <w:r w:rsidR="002B57DA" w:rsidRPr="00BD36C4">
              <w:rPr>
                <w:rStyle w:val="Hyperlink"/>
                <w:noProof/>
              </w:rPr>
              <w:t>3</w:t>
            </w:r>
            <w:r w:rsidR="002B57DA">
              <w:rPr>
                <w:rFonts w:eastAsiaTheme="minorEastAsia"/>
                <w:b w:val="0"/>
                <w:noProof/>
                <w:lang w:eastAsia="nl-NL"/>
              </w:rPr>
              <w:tab/>
            </w:r>
            <w:r w:rsidR="002B57DA" w:rsidRPr="00BD36C4">
              <w:rPr>
                <w:rStyle w:val="Hyperlink"/>
                <w:noProof/>
              </w:rPr>
              <w:t>Relationele operatoren</w:t>
            </w:r>
            <w:r w:rsidR="002B57DA">
              <w:rPr>
                <w:noProof/>
                <w:webHidden/>
              </w:rPr>
              <w:tab/>
            </w:r>
            <w:r w:rsidR="002B57DA">
              <w:rPr>
                <w:noProof/>
                <w:webHidden/>
              </w:rPr>
              <w:fldChar w:fldCharType="begin"/>
            </w:r>
            <w:r w:rsidR="002B57DA">
              <w:rPr>
                <w:noProof/>
                <w:webHidden/>
              </w:rPr>
              <w:instrText xml:space="preserve"> PAGEREF _Toc487553082 \h </w:instrText>
            </w:r>
            <w:r w:rsidR="002B57DA">
              <w:rPr>
                <w:noProof/>
                <w:webHidden/>
              </w:rPr>
            </w:r>
            <w:r w:rsidR="002B57DA">
              <w:rPr>
                <w:noProof/>
                <w:webHidden/>
              </w:rPr>
              <w:fldChar w:fldCharType="separate"/>
            </w:r>
            <w:r w:rsidR="00C26B2F">
              <w:rPr>
                <w:noProof/>
                <w:webHidden/>
              </w:rPr>
              <w:t>14</w:t>
            </w:r>
            <w:r w:rsidR="002B57DA">
              <w:rPr>
                <w:noProof/>
                <w:webHidden/>
              </w:rPr>
              <w:fldChar w:fldCharType="end"/>
            </w:r>
          </w:hyperlink>
        </w:p>
        <w:p w14:paraId="04C76005" w14:textId="77777777" w:rsidR="002B57DA" w:rsidRDefault="00135CF1">
          <w:pPr>
            <w:pStyle w:val="Inhopg2"/>
            <w:rPr>
              <w:rFonts w:eastAsiaTheme="minorEastAsia"/>
              <w:noProof/>
              <w:sz w:val="22"/>
              <w:lang w:eastAsia="nl-NL"/>
            </w:rPr>
          </w:pPr>
          <w:hyperlink w:anchor="_Toc487553083" w:history="1">
            <w:r w:rsidR="002B57DA" w:rsidRPr="00BD36C4">
              <w:rPr>
                <w:rStyle w:val="Hyperlink"/>
                <w:noProof/>
              </w:rPr>
              <w:t>3.1</w:t>
            </w:r>
            <w:r w:rsidR="002B57DA">
              <w:rPr>
                <w:rFonts w:eastAsiaTheme="minorEastAsia"/>
                <w:noProof/>
                <w:sz w:val="22"/>
                <w:lang w:eastAsia="nl-NL"/>
              </w:rPr>
              <w:tab/>
            </w:r>
            <w:r w:rsidR="002B57DA" w:rsidRPr="00BD36C4">
              <w:rPr>
                <w:rStyle w:val="Hyperlink"/>
                <w:noProof/>
              </w:rPr>
              <w:t>Output van relationele operatoren</w:t>
            </w:r>
            <w:r w:rsidR="002B57DA">
              <w:rPr>
                <w:noProof/>
                <w:webHidden/>
              </w:rPr>
              <w:tab/>
            </w:r>
            <w:r w:rsidR="002B57DA">
              <w:rPr>
                <w:noProof/>
                <w:webHidden/>
              </w:rPr>
              <w:fldChar w:fldCharType="begin"/>
            </w:r>
            <w:r w:rsidR="002B57DA">
              <w:rPr>
                <w:noProof/>
                <w:webHidden/>
              </w:rPr>
              <w:instrText xml:space="preserve"> PAGEREF _Toc487553083 \h </w:instrText>
            </w:r>
            <w:r w:rsidR="002B57DA">
              <w:rPr>
                <w:noProof/>
                <w:webHidden/>
              </w:rPr>
              <w:fldChar w:fldCharType="separate"/>
            </w:r>
            <w:r w:rsidR="00C26B2F">
              <w:rPr>
                <w:b/>
                <w:bCs/>
                <w:noProof/>
                <w:webHidden/>
              </w:rPr>
              <w:t>Fout! Bladwijzer niet gedefinieerd.</w:t>
            </w:r>
            <w:r w:rsidR="002B57DA">
              <w:rPr>
                <w:noProof/>
                <w:webHidden/>
              </w:rPr>
              <w:fldChar w:fldCharType="end"/>
            </w:r>
          </w:hyperlink>
        </w:p>
        <w:p w14:paraId="6FBB4E0B" w14:textId="77777777" w:rsidR="002B57DA" w:rsidRDefault="00135CF1">
          <w:pPr>
            <w:pStyle w:val="Inhopg2"/>
            <w:rPr>
              <w:rFonts w:eastAsiaTheme="minorEastAsia"/>
              <w:noProof/>
              <w:sz w:val="22"/>
              <w:lang w:eastAsia="nl-NL"/>
            </w:rPr>
          </w:pPr>
          <w:hyperlink w:anchor="_Toc487553084" w:history="1">
            <w:r w:rsidR="002B57DA" w:rsidRPr="00BD36C4">
              <w:rPr>
                <w:rStyle w:val="Hyperlink"/>
                <w:noProof/>
              </w:rPr>
              <w:t>3.2</w:t>
            </w:r>
            <w:r w:rsidR="002B57DA">
              <w:rPr>
                <w:rFonts w:eastAsiaTheme="minorEastAsia"/>
                <w:noProof/>
                <w:sz w:val="22"/>
                <w:lang w:eastAsia="nl-NL"/>
              </w:rPr>
              <w:tab/>
            </w:r>
            <w:r w:rsidR="002B57DA" w:rsidRPr="00BD36C4">
              <w:rPr>
                <w:rStyle w:val="Hyperlink"/>
                <w:noProof/>
              </w:rPr>
              <w:t>Gelijk aan (Equality) operator</w:t>
            </w:r>
            <w:r w:rsidR="002B57DA">
              <w:rPr>
                <w:noProof/>
                <w:webHidden/>
              </w:rPr>
              <w:tab/>
            </w:r>
            <w:r w:rsidR="002B57DA">
              <w:rPr>
                <w:noProof/>
                <w:webHidden/>
              </w:rPr>
              <w:fldChar w:fldCharType="begin"/>
            </w:r>
            <w:r w:rsidR="002B57DA">
              <w:rPr>
                <w:noProof/>
                <w:webHidden/>
              </w:rPr>
              <w:instrText xml:space="preserve"> PAGEREF _Toc487553084 \h </w:instrText>
            </w:r>
            <w:r w:rsidR="002B57DA">
              <w:rPr>
                <w:noProof/>
                <w:webHidden/>
              </w:rPr>
            </w:r>
            <w:r w:rsidR="002B57DA">
              <w:rPr>
                <w:noProof/>
                <w:webHidden/>
              </w:rPr>
              <w:fldChar w:fldCharType="separate"/>
            </w:r>
            <w:r w:rsidR="00C26B2F">
              <w:rPr>
                <w:noProof/>
                <w:webHidden/>
              </w:rPr>
              <w:t>14</w:t>
            </w:r>
            <w:r w:rsidR="002B57DA">
              <w:rPr>
                <w:noProof/>
                <w:webHidden/>
              </w:rPr>
              <w:fldChar w:fldCharType="end"/>
            </w:r>
          </w:hyperlink>
        </w:p>
        <w:p w14:paraId="7FADFEF8" w14:textId="77777777" w:rsidR="002B57DA" w:rsidRDefault="00135CF1">
          <w:pPr>
            <w:pStyle w:val="Inhopg3"/>
            <w:rPr>
              <w:rFonts w:eastAsiaTheme="minorEastAsia"/>
              <w:i w:val="0"/>
              <w:noProof/>
              <w:sz w:val="22"/>
              <w:lang w:eastAsia="nl-NL"/>
            </w:rPr>
          </w:pPr>
          <w:hyperlink w:anchor="_Toc487553085" w:history="1">
            <w:r w:rsidR="002B57DA" w:rsidRPr="00BD36C4">
              <w:rPr>
                <w:rStyle w:val="Hyperlink"/>
                <w:noProof/>
              </w:rPr>
              <w:t>3.2.1</w:t>
            </w:r>
            <w:r w:rsidR="002B57DA">
              <w:rPr>
                <w:rFonts w:eastAsiaTheme="minorEastAsia"/>
                <w:i w:val="0"/>
                <w:noProof/>
                <w:sz w:val="22"/>
                <w:lang w:eastAsia="nl-NL"/>
              </w:rPr>
              <w:tab/>
            </w:r>
            <w:r w:rsidR="002B57DA" w:rsidRPr="00BD36C4">
              <w:rPr>
                <w:rStyle w:val="Hyperlink"/>
                <w:noProof/>
              </w:rPr>
              <w:t>De opbouw op basis van de AND, OR en NOT</w:t>
            </w:r>
            <w:r w:rsidR="002B57DA">
              <w:rPr>
                <w:noProof/>
                <w:webHidden/>
              </w:rPr>
              <w:tab/>
            </w:r>
            <w:r w:rsidR="002B57DA">
              <w:rPr>
                <w:noProof/>
                <w:webHidden/>
              </w:rPr>
              <w:fldChar w:fldCharType="begin"/>
            </w:r>
            <w:r w:rsidR="002B57DA">
              <w:rPr>
                <w:noProof/>
                <w:webHidden/>
              </w:rPr>
              <w:instrText xml:space="preserve"> PAGEREF _Toc487553085 \h </w:instrText>
            </w:r>
            <w:r w:rsidR="002B57DA">
              <w:rPr>
                <w:noProof/>
                <w:webHidden/>
              </w:rPr>
            </w:r>
            <w:r w:rsidR="002B57DA">
              <w:rPr>
                <w:noProof/>
                <w:webHidden/>
              </w:rPr>
              <w:fldChar w:fldCharType="separate"/>
            </w:r>
            <w:r w:rsidR="00C26B2F">
              <w:rPr>
                <w:noProof/>
                <w:webHidden/>
              </w:rPr>
              <w:t>15</w:t>
            </w:r>
            <w:r w:rsidR="002B57DA">
              <w:rPr>
                <w:noProof/>
                <w:webHidden/>
              </w:rPr>
              <w:fldChar w:fldCharType="end"/>
            </w:r>
          </w:hyperlink>
        </w:p>
        <w:p w14:paraId="511B5D6A" w14:textId="77777777" w:rsidR="002B57DA" w:rsidRDefault="00135CF1">
          <w:pPr>
            <w:pStyle w:val="Inhopg3"/>
            <w:rPr>
              <w:rFonts w:eastAsiaTheme="minorEastAsia"/>
              <w:i w:val="0"/>
              <w:noProof/>
              <w:sz w:val="22"/>
              <w:lang w:eastAsia="nl-NL"/>
            </w:rPr>
          </w:pPr>
          <w:hyperlink w:anchor="_Toc487553086" w:history="1">
            <w:r w:rsidR="002B57DA" w:rsidRPr="00BD36C4">
              <w:rPr>
                <w:rStyle w:val="Hyperlink"/>
                <w:noProof/>
              </w:rPr>
              <w:t>3.2.2</w:t>
            </w:r>
            <w:r w:rsidR="002B57DA">
              <w:rPr>
                <w:rFonts w:eastAsiaTheme="minorEastAsia"/>
                <w:i w:val="0"/>
                <w:noProof/>
                <w:sz w:val="22"/>
                <w:lang w:eastAsia="nl-NL"/>
              </w:rPr>
              <w:tab/>
            </w:r>
            <w:r w:rsidR="002B57DA" w:rsidRPr="00BD36C4">
              <w:rPr>
                <w:rStyle w:val="Hyperlink"/>
                <w:noProof/>
              </w:rPr>
              <w:t>Het verschil tussen de == operator en de = operator</w:t>
            </w:r>
            <w:r w:rsidR="002B57DA">
              <w:rPr>
                <w:noProof/>
                <w:webHidden/>
              </w:rPr>
              <w:tab/>
            </w:r>
            <w:r w:rsidR="002B57DA">
              <w:rPr>
                <w:noProof/>
                <w:webHidden/>
              </w:rPr>
              <w:fldChar w:fldCharType="begin"/>
            </w:r>
            <w:r w:rsidR="002B57DA">
              <w:rPr>
                <w:noProof/>
                <w:webHidden/>
              </w:rPr>
              <w:instrText xml:space="preserve"> PAGEREF _Toc487553086 \h </w:instrText>
            </w:r>
            <w:r w:rsidR="002B57DA">
              <w:rPr>
                <w:noProof/>
                <w:webHidden/>
              </w:rPr>
            </w:r>
            <w:r w:rsidR="002B57DA">
              <w:rPr>
                <w:noProof/>
                <w:webHidden/>
              </w:rPr>
              <w:fldChar w:fldCharType="separate"/>
            </w:r>
            <w:r w:rsidR="00C26B2F">
              <w:rPr>
                <w:noProof/>
                <w:webHidden/>
              </w:rPr>
              <w:t>16</w:t>
            </w:r>
            <w:r w:rsidR="002B57DA">
              <w:rPr>
                <w:noProof/>
                <w:webHidden/>
              </w:rPr>
              <w:fldChar w:fldCharType="end"/>
            </w:r>
          </w:hyperlink>
        </w:p>
        <w:p w14:paraId="21DB85F3" w14:textId="77777777" w:rsidR="002B57DA" w:rsidRDefault="00135CF1">
          <w:pPr>
            <w:pStyle w:val="Inhopg3"/>
            <w:rPr>
              <w:rFonts w:eastAsiaTheme="minorEastAsia"/>
              <w:i w:val="0"/>
              <w:noProof/>
              <w:sz w:val="22"/>
              <w:lang w:eastAsia="nl-NL"/>
            </w:rPr>
          </w:pPr>
          <w:hyperlink w:anchor="_Toc487553087" w:history="1">
            <w:r w:rsidR="002B57DA" w:rsidRPr="00BD36C4">
              <w:rPr>
                <w:rStyle w:val="Hyperlink"/>
                <w:noProof/>
              </w:rPr>
              <w:t>3.2.3</w:t>
            </w:r>
            <w:r w:rsidR="002B57DA">
              <w:rPr>
                <w:rFonts w:eastAsiaTheme="minorEastAsia"/>
                <w:i w:val="0"/>
                <w:noProof/>
                <w:sz w:val="22"/>
                <w:lang w:eastAsia="nl-NL"/>
              </w:rPr>
              <w:tab/>
            </w:r>
            <w:r w:rsidR="002B57DA" w:rsidRPr="00BD36C4">
              <w:rPr>
                <w:rStyle w:val="Hyperlink"/>
                <w:noProof/>
              </w:rPr>
              <w:t>Andere waardes</w:t>
            </w:r>
            <w:r w:rsidR="002B57DA">
              <w:rPr>
                <w:noProof/>
                <w:webHidden/>
              </w:rPr>
              <w:tab/>
            </w:r>
            <w:r w:rsidR="002B57DA">
              <w:rPr>
                <w:noProof/>
                <w:webHidden/>
              </w:rPr>
              <w:fldChar w:fldCharType="begin"/>
            </w:r>
            <w:r w:rsidR="002B57DA">
              <w:rPr>
                <w:noProof/>
                <w:webHidden/>
              </w:rPr>
              <w:instrText xml:space="preserve"> PAGEREF _Toc487553087 \h </w:instrText>
            </w:r>
            <w:r w:rsidR="002B57DA">
              <w:rPr>
                <w:noProof/>
                <w:webHidden/>
              </w:rPr>
            </w:r>
            <w:r w:rsidR="002B57DA">
              <w:rPr>
                <w:noProof/>
                <w:webHidden/>
              </w:rPr>
              <w:fldChar w:fldCharType="separate"/>
            </w:r>
            <w:r w:rsidR="00C26B2F">
              <w:rPr>
                <w:noProof/>
                <w:webHidden/>
              </w:rPr>
              <w:t>16</w:t>
            </w:r>
            <w:r w:rsidR="002B57DA">
              <w:rPr>
                <w:noProof/>
                <w:webHidden/>
              </w:rPr>
              <w:fldChar w:fldCharType="end"/>
            </w:r>
          </w:hyperlink>
        </w:p>
        <w:p w14:paraId="7DAE77F7" w14:textId="77777777" w:rsidR="002B57DA" w:rsidRDefault="00135CF1">
          <w:pPr>
            <w:pStyle w:val="Inhopg2"/>
            <w:rPr>
              <w:rFonts w:eastAsiaTheme="minorEastAsia"/>
              <w:noProof/>
              <w:sz w:val="22"/>
              <w:lang w:eastAsia="nl-NL"/>
            </w:rPr>
          </w:pPr>
          <w:hyperlink w:anchor="_Toc487553088" w:history="1">
            <w:r w:rsidR="002B57DA" w:rsidRPr="00BD36C4">
              <w:rPr>
                <w:rStyle w:val="Hyperlink"/>
                <w:noProof/>
              </w:rPr>
              <w:t>3.3</w:t>
            </w:r>
            <w:r w:rsidR="002B57DA">
              <w:rPr>
                <w:rFonts w:eastAsiaTheme="minorEastAsia"/>
                <w:noProof/>
                <w:sz w:val="22"/>
                <w:lang w:eastAsia="nl-NL"/>
              </w:rPr>
              <w:tab/>
            </w:r>
            <w:r w:rsidR="002B57DA" w:rsidRPr="00BD36C4">
              <w:rPr>
                <w:rStyle w:val="Hyperlink"/>
                <w:noProof/>
              </w:rPr>
              <w:t>De NIET-GELIJK-AAN-operator (NOT-EQUAL)</w:t>
            </w:r>
            <w:r w:rsidR="002B57DA">
              <w:rPr>
                <w:noProof/>
                <w:webHidden/>
              </w:rPr>
              <w:tab/>
            </w:r>
            <w:r w:rsidR="002B57DA">
              <w:rPr>
                <w:noProof/>
                <w:webHidden/>
              </w:rPr>
              <w:fldChar w:fldCharType="begin"/>
            </w:r>
            <w:r w:rsidR="002B57DA">
              <w:rPr>
                <w:noProof/>
                <w:webHidden/>
              </w:rPr>
              <w:instrText xml:space="preserve"> PAGEREF _Toc487553088 \h </w:instrText>
            </w:r>
            <w:r w:rsidR="002B57DA">
              <w:rPr>
                <w:noProof/>
                <w:webHidden/>
              </w:rPr>
            </w:r>
            <w:r w:rsidR="002B57DA">
              <w:rPr>
                <w:noProof/>
                <w:webHidden/>
              </w:rPr>
              <w:fldChar w:fldCharType="separate"/>
            </w:r>
            <w:r w:rsidR="00C26B2F">
              <w:rPr>
                <w:noProof/>
                <w:webHidden/>
              </w:rPr>
              <w:t>17</w:t>
            </w:r>
            <w:r w:rsidR="002B57DA">
              <w:rPr>
                <w:noProof/>
                <w:webHidden/>
              </w:rPr>
              <w:fldChar w:fldCharType="end"/>
            </w:r>
          </w:hyperlink>
        </w:p>
        <w:p w14:paraId="293D43E1" w14:textId="77777777" w:rsidR="002B57DA" w:rsidRDefault="00135CF1">
          <w:pPr>
            <w:pStyle w:val="Inhopg2"/>
            <w:rPr>
              <w:rFonts w:eastAsiaTheme="minorEastAsia"/>
              <w:noProof/>
              <w:sz w:val="22"/>
              <w:lang w:eastAsia="nl-NL"/>
            </w:rPr>
          </w:pPr>
          <w:hyperlink w:anchor="_Toc487553089" w:history="1">
            <w:r w:rsidR="002B57DA" w:rsidRPr="00BD36C4">
              <w:rPr>
                <w:rStyle w:val="Hyperlink"/>
                <w:noProof/>
              </w:rPr>
              <w:t>3.4</w:t>
            </w:r>
            <w:r w:rsidR="002B57DA">
              <w:rPr>
                <w:rFonts w:eastAsiaTheme="minorEastAsia"/>
                <w:noProof/>
                <w:sz w:val="22"/>
                <w:lang w:eastAsia="nl-NL"/>
              </w:rPr>
              <w:tab/>
            </w:r>
            <w:r w:rsidR="002B57DA" w:rsidRPr="00BD36C4">
              <w:rPr>
                <w:rStyle w:val="Hyperlink"/>
                <w:noProof/>
              </w:rPr>
              <w:t>Groter dan kleiner dan</w:t>
            </w:r>
            <w:r w:rsidR="002B57DA">
              <w:rPr>
                <w:noProof/>
                <w:webHidden/>
              </w:rPr>
              <w:tab/>
            </w:r>
            <w:r w:rsidR="002B57DA">
              <w:rPr>
                <w:noProof/>
                <w:webHidden/>
              </w:rPr>
              <w:fldChar w:fldCharType="begin"/>
            </w:r>
            <w:r w:rsidR="002B57DA">
              <w:rPr>
                <w:noProof/>
                <w:webHidden/>
              </w:rPr>
              <w:instrText xml:space="preserve"> PAGEREF _Toc487553089 \h </w:instrText>
            </w:r>
            <w:r w:rsidR="002B57DA">
              <w:rPr>
                <w:noProof/>
                <w:webHidden/>
              </w:rPr>
            </w:r>
            <w:r w:rsidR="002B57DA">
              <w:rPr>
                <w:noProof/>
                <w:webHidden/>
              </w:rPr>
              <w:fldChar w:fldCharType="separate"/>
            </w:r>
            <w:r w:rsidR="00C26B2F">
              <w:rPr>
                <w:noProof/>
                <w:webHidden/>
              </w:rPr>
              <w:t>18</w:t>
            </w:r>
            <w:r w:rsidR="002B57DA">
              <w:rPr>
                <w:noProof/>
                <w:webHidden/>
              </w:rPr>
              <w:fldChar w:fldCharType="end"/>
            </w:r>
          </w:hyperlink>
        </w:p>
        <w:p w14:paraId="2E61E009" w14:textId="77777777" w:rsidR="002B57DA" w:rsidRDefault="00135CF1">
          <w:pPr>
            <w:pStyle w:val="Inhopg3"/>
            <w:rPr>
              <w:rFonts w:eastAsiaTheme="minorEastAsia"/>
              <w:i w:val="0"/>
              <w:noProof/>
              <w:sz w:val="22"/>
              <w:lang w:eastAsia="nl-NL"/>
            </w:rPr>
          </w:pPr>
          <w:hyperlink w:anchor="_Toc487553090" w:history="1">
            <w:r w:rsidR="002B57DA" w:rsidRPr="00BD36C4">
              <w:rPr>
                <w:rStyle w:val="Hyperlink"/>
                <w:noProof/>
              </w:rPr>
              <w:t>3.4.1</w:t>
            </w:r>
            <w:r w:rsidR="002B57DA">
              <w:rPr>
                <w:rFonts w:eastAsiaTheme="minorEastAsia"/>
                <w:i w:val="0"/>
                <w:noProof/>
                <w:sz w:val="22"/>
                <w:lang w:eastAsia="nl-NL"/>
              </w:rPr>
              <w:tab/>
            </w:r>
            <w:r w:rsidR="002B57DA" w:rsidRPr="00BD36C4">
              <w:rPr>
                <w:rStyle w:val="Hyperlink"/>
                <w:noProof/>
              </w:rPr>
              <w:t>De opbouw op basis van de AND, OR en NOT</w:t>
            </w:r>
            <w:r w:rsidR="002B57DA">
              <w:rPr>
                <w:noProof/>
                <w:webHidden/>
              </w:rPr>
              <w:tab/>
            </w:r>
            <w:r w:rsidR="002B57DA">
              <w:rPr>
                <w:noProof/>
                <w:webHidden/>
              </w:rPr>
              <w:fldChar w:fldCharType="begin"/>
            </w:r>
            <w:r w:rsidR="002B57DA">
              <w:rPr>
                <w:noProof/>
                <w:webHidden/>
              </w:rPr>
              <w:instrText xml:space="preserve"> PAGEREF _Toc487553090 \h </w:instrText>
            </w:r>
            <w:r w:rsidR="002B57DA">
              <w:rPr>
                <w:noProof/>
                <w:webHidden/>
              </w:rPr>
            </w:r>
            <w:r w:rsidR="002B57DA">
              <w:rPr>
                <w:noProof/>
                <w:webHidden/>
              </w:rPr>
              <w:fldChar w:fldCharType="separate"/>
            </w:r>
            <w:r w:rsidR="00C26B2F">
              <w:rPr>
                <w:noProof/>
                <w:webHidden/>
              </w:rPr>
              <w:t>18</w:t>
            </w:r>
            <w:r w:rsidR="002B57DA">
              <w:rPr>
                <w:noProof/>
                <w:webHidden/>
              </w:rPr>
              <w:fldChar w:fldCharType="end"/>
            </w:r>
          </w:hyperlink>
        </w:p>
        <w:p w14:paraId="7BDC962D" w14:textId="77777777" w:rsidR="002B57DA" w:rsidRDefault="00135CF1">
          <w:pPr>
            <w:pStyle w:val="Inhopg2"/>
            <w:rPr>
              <w:rFonts w:eastAsiaTheme="minorEastAsia"/>
              <w:noProof/>
              <w:sz w:val="22"/>
              <w:lang w:eastAsia="nl-NL"/>
            </w:rPr>
          </w:pPr>
          <w:hyperlink w:anchor="_Toc487553091" w:history="1">
            <w:r w:rsidR="002B57DA" w:rsidRPr="00BD36C4">
              <w:rPr>
                <w:rStyle w:val="Hyperlink"/>
                <w:noProof/>
              </w:rPr>
              <w:t>3.5</w:t>
            </w:r>
            <w:r w:rsidR="002B57DA">
              <w:rPr>
                <w:rFonts w:eastAsiaTheme="minorEastAsia"/>
                <w:noProof/>
                <w:sz w:val="22"/>
                <w:lang w:eastAsia="nl-NL"/>
              </w:rPr>
              <w:tab/>
            </w:r>
            <w:r w:rsidR="002B57DA" w:rsidRPr="00BD36C4">
              <w:rPr>
                <w:rStyle w:val="Hyperlink"/>
                <w:noProof/>
              </w:rPr>
              <w:t>Element-wise logical operatoren</w:t>
            </w:r>
            <w:r w:rsidR="002B57DA">
              <w:rPr>
                <w:noProof/>
                <w:webHidden/>
              </w:rPr>
              <w:tab/>
            </w:r>
            <w:r w:rsidR="002B57DA">
              <w:rPr>
                <w:noProof/>
                <w:webHidden/>
              </w:rPr>
              <w:fldChar w:fldCharType="begin"/>
            </w:r>
            <w:r w:rsidR="002B57DA">
              <w:rPr>
                <w:noProof/>
                <w:webHidden/>
              </w:rPr>
              <w:instrText xml:space="preserve"> PAGEREF _Toc487553091 \h </w:instrText>
            </w:r>
            <w:r w:rsidR="002B57DA">
              <w:rPr>
                <w:noProof/>
                <w:webHidden/>
              </w:rPr>
            </w:r>
            <w:r w:rsidR="002B57DA">
              <w:rPr>
                <w:noProof/>
                <w:webHidden/>
              </w:rPr>
              <w:fldChar w:fldCharType="separate"/>
            </w:r>
            <w:r w:rsidR="00C26B2F">
              <w:rPr>
                <w:noProof/>
                <w:webHidden/>
              </w:rPr>
              <w:t>21</w:t>
            </w:r>
            <w:r w:rsidR="002B57DA">
              <w:rPr>
                <w:noProof/>
                <w:webHidden/>
              </w:rPr>
              <w:fldChar w:fldCharType="end"/>
            </w:r>
          </w:hyperlink>
        </w:p>
        <w:p w14:paraId="587A458A" w14:textId="77777777" w:rsidR="002B57DA" w:rsidRDefault="00135CF1">
          <w:pPr>
            <w:pStyle w:val="Inhopg3"/>
            <w:rPr>
              <w:rFonts w:eastAsiaTheme="minorEastAsia"/>
              <w:i w:val="0"/>
              <w:noProof/>
              <w:sz w:val="22"/>
              <w:lang w:eastAsia="nl-NL"/>
            </w:rPr>
          </w:pPr>
          <w:hyperlink w:anchor="_Toc487553092" w:history="1">
            <w:r w:rsidR="002B57DA" w:rsidRPr="00BD36C4">
              <w:rPr>
                <w:rStyle w:val="Hyperlink"/>
                <w:noProof/>
              </w:rPr>
              <w:t>3.5.1</w:t>
            </w:r>
            <w:r w:rsidR="002B57DA">
              <w:rPr>
                <w:rFonts w:eastAsiaTheme="minorEastAsia"/>
                <w:i w:val="0"/>
                <w:noProof/>
                <w:sz w:val="22"/>
                <w:lang w:eastAsia="nl-NL"/>
              </w:rPr>
              <w:tab/>
            </w:r>
            <w:r w:rsidR="002B57DA" w:rsidRPr="00BD36C4">
              <w:rPr>
                <w:rStyle w:val="Hyperlink"/>
                <w:noProof/>
              </w:rPr>
              <w:t>Met welk type operator moet worden gewerkt?</w:t>
            </w:r>
            <w:r w:rsidR="002B57DA">
              <w:rPr>
                <w:noProof/>
                <w:webHidden/>
              </w:rPr>
              <w:tab/>
            </w:r>
            <w:r w:rsidR="002B57DA">
              <w:rPr>
                <w:noProof/>
                <w:webHidden/>
              </w:rPr>
              <w:fldChar w:fldCharType="begin"/>
            </w:r>
            <w:r w:rsidR="002B57DA">
              <w:rPr>
                <w:noProof/>
                <w:webHidden/>
              </w:rPr>
              <w:instrText xml:space="preserve"> PAGEREF _Toc487553092 \h </w:instrText>
            </w:r>
            <w:r w:rsidR="002B57DA">
              <w:rPr>
                <w:noProof/>
                <w:webHidden/>
              </w:rPr>
            </w:r>
            <w:r w:rsidR="002B57DA">
              <w:rPr>
                <w:noProof/>
                <w:webHidden/>
              </w:rPr>
              <w:fldChar w:fldCharType="separate"/>
            </w:r>
            <w:r w:rsidR="00C26B2F">
              <w:rPr>
                <w:noProof/>
                <w:webHidden/>
              </w:rPr>
              <w:t>22</w:t>
            </w:r>
            <w:r w:rsidR="002B57DA">
              <w:rPr>
                <w:noProof/>
                <w:webHidden/>
              </w:rPr>
              <w:fldChar w:fldCharType="end"/>
            </w:r>
          </w:hyperlink>
        </w:p>
        <w:p w14:paraId="65CAAF73" w14:textId="77777777" w:rsidR="002B57DA" w:rsidRDefault="00135CF1">
          <w:pPr>
            <w:pStyle w:val="Inhopg3"/>
            <w:rPr>
              <w:rFonts w:eastAsiaTheme="minorEastAsia"/>
              <w:i w:val="0"/>
              <w:noProof/>
              <w:sz w:val="22"/>
              <w:lang w:eastAsia="nl-NL"/>
            </w:rPr>
          </w:pPr>
          <w:hyperlink w:anchor="_Toc487553093" w:history="1">
            <w:r w:rsidR="002B57DA" w:rsidRPr="00BD36C4">
              <w:rPr>
                <w:rStyle w:val="Hyperlink"/>
                <w:noProof/>
              </w:rPr>
              <w:t>3.5.2</w:t>
            </w:r>
            <w:r w:rsidR="002B57DA">
              <w:rPr>
                <w:rFonts w:eastAsiaTheme="minorEastAsia"/>
                <w:i w:val="0"/>
                <w:noProof/>
                <w:sz w:val="22"/>
                <w:lang w:eastAsia="nl-NL"/>
              </w:rPr>
              <w:tab/>
            </w:r>
            <w:r w:rsidR="002B57DA" w:rsidRPr="00BD36C4">
              <w:rPr>
                <w:rStyle w:val="Hyperlink"/>
                <w:noProof/>
              </w:rPr>
              <w:t>Een ander effect van de short-circuit operator</w:t>
            </w:r>
            <w:r w:rsidR="002B57DA">
              <w:rPr>
                <w:noProof/>
                <w:webHidden/>
              </w:rPr>
              <w:tab/>
            </w:r>
            <w:r w:rsidR="002B57DA">
              <w:rPr>
                <w:noProof/>
                <w:webHidden/>
              </w:rPr>
              <w:fldChar w:fldCharType="begin"/>
            </w:r>
            <w:r w:rsidR="002B57DA">
              <w:rPr>
                <w:noProof/>
                <w:webHidden/>
              </w:rPr>
              <w:instrText xml:space="preserve"> PAGEREF _Toc487553093 \h </w:instrText>
            </w:r>
            <w:r w:rsidR="002B57DA">
              <w:rPr>
                <w:noProof/>
                <w:webHidden/>
              </w:rPr>
            </w:r>
            <w:r w:rsidR="002B57DA">
              <w:rPr>
                <w:noProof/>
                <w:webHidden/>
              </w:rPr>
              <w:fldChar w:fldCharType="separate"/>
            </w:r>
            <w:r w:rsidR="00C26B2F">
              <w:rPr>
                <w:noProof/>
                <w:webHidden/>
              </w:rPr>
              <w:t>22</w:t>
            </w:r>
            <w:r w:rsidR="002B57DA">
              <w:rPr>
                <w:noProof/>
                <w:webHidden/>
              </w:rPr>
              <w:fldChar w:fldCharType="end"/>
            </w:r>
          </w:hyperlink>
        </w:p>
        <w:p w14:paraId="2BB9B355" w14:textId="77777777" w:rsidR="002B57DA" w:rsidRDefault="00135CF1">
          <w:pPr>
            <w:pStyle w:val="Inhopg2"/>
            <w:rPr>
              <w:rFonts w:eastAsiaTheme="minorEastAsia"/>
              <w:noProof/>
              <w:sz w:val="22"/>
              <w:lang w:eastAsia="nl-NL"/>
            </w:rPr>
          </w:pPr>
          <w:hyperlink w:anchor="_Toc487553094" w:history="1">
            <w:r w:rsidR="002B57DA" w:rsidRPr="00BD36C4">
              <w:rPr>
                <w:rStyle w:val="Hyperlink"/>
                <w:noProof/>
              </w:rPr>
              <w:t>3.6</w:t>
            </w:r>
            <w:r w:rsidR="002B57DA">
              <w:rPr>
                <w:rFonts w:eastAsiaTheme="minorEastAsia"/>
                <w:noProof/>
                <w:sz w:val="22"/>
                <w:lang w:eastAsia="nl-NL"/>
              </w:rPr>
              <w:tab/>
            </w:r>
            <w:r w:rsidR="002B57DA" w:rsidRPr="00BD36C4">
              <w:rPr>
                <w:rStyle w:val="Hyperlink"/>
                <w:noProof/>
              </w:rPr>
              <w:t>Vragen en opdrachten</w:t>
            </w:r>
            <w:r w:rsidR="002B57DA">
              <w:rPr>
                <w:noProof/>
                <w:webHidden/>
              </w:rPr>
              <w:tab/>
            </w:r>
            <w:r w:rsidR="002B57DA">
              <w:rPr>
                <w:noProof/>
                <w:webHidden/>
              </w:rPr>
              <w:fldChar w:fldCharType="begin"/>
            </w:r>
            <w:r w:rsidR="002B57DA">
              <w:rPr>
                <w:noProof/>
                <w:webHidden/>
              </w:rPr>
              <w:instrText xml:space="preserve"> PAGEREF _Toc487553094 \h </w:instrText>
            </w:r>
            <w:r w:rsidR="002B57DA">
              <w:rPr>
                <w:noProof/>
                <w:webHidden/>
              </w:rPr>
            </w:r>
            <w:r w:rsidR="002B57DA">
              <w:rPr>
                <w:noProof/>
                <w:webHidden/>
              </w:rPr>
              <w:fldChar w:fldCharType="separate"/>
            </w:r>
            <w:r w:rsidR="00C26B2F">
              <w:rPr>
                <w:noProof/>
                <w:webHidden/>
              </w:rPr>
              <w:t>23</w:t>
            </w:r>
            <w:r w:rsidR="002B57DA">
              <w:rPr>
                <w:noProof/>
                <w:webHidden/>
              </w:rPr>
              <w:fldChar w:fldCharType="end"/>
            </w:r>
          </w:hyperlink>
        </w:p>
        <w:p w14:paraId="0E219494" w14:textId="77777777" w:rsidR="002B57DA" w:rsidRDefault="00135CF1">
          <w:pPr>
            <w:pStyle w:val="Inhopg2"/>
            <w:rPr>
              <w:rFonts w:eastAsiaTheme="minorEastAsia"/>
              <w:noProof/>
              <w:sz w:val="22"/>
              <w:lang w:eastAsia="nl-NL"/>
            </w:rPr>
          </w:pPr>
          <w:hyperlink w:anchor="_Toc487553095" w:history="1">
            <w:r w:rsidR="002B57DA" w:rsidRPr="00BD36C4">
              <w:rPr>
                <w:rStyle w:val="Hyperlink"/>
                <w:noProof/>
              </w:rPr>
              <w:t>3.7</w:t>
            </w:r>
            <w:r w:rsidR="002B57DA">
              <w:rPr>
                <w:rFonts w:eastAsiaTheme="minorEastAsia"/>
                <w:noProof/>
                <w:sz w:val="22"/>
                <w:lang w:eastAsia="nl-NL"/>
              </w:rPr>
              <w:tab/>
            </w:r>
            <w:r w:rsidR="002B57DA" w:rsidRPr="00BD36C4">
              <w:rPr>
                <w:rStyle w:val="Hyperlink"/>
                <w:noProof/>
              </w:rPr>
              <w:t>Antwoorden</w:t>
            </w:r>
            <w:r w:rsidR="002B57DA">
              <w:rPr>
                <w:noProof/>
                <w:webHidden/>
              </w:rPr>
              <w:tab/>
            </w:r>
            <w:r w:rsidR="002B57DA">
              <w:rPr>
                <w:noProof/>
                <w:webHidden/>
              </w:rPr>
              <w:fldChar w:fldCharType="begin"/>
            </w:r>
            <w:r w:rsidR="002B57DA">
              <w:rPr>
                <w:noProof/>
                <w:webHidden/>
              </w:rPr>
              <w:instrText xml:space="preserve"> PAGEREF _Toc487553095 \h </w:instrText>
            </w:r>
            <w:r w:rsidR="002B57DA">
              <w:rPr>
                <w:noProof/>
                <w:webHidden/>
              </w:rPr>
            </w:r>
            <w:r w:rsidR="002B57DA">
              <w:rPr>
                <w:noProof/>
                <w:webHidden/>
              </w:rPr>
              <w:fldChar w:fldCharType="separate"/>
            </w:r>
            <w:r w:rsidR="00C26B2F">
              <w:rPr>
                <w:noProof/>
                <w:webHidden/>
              </w:rPr>
              <w:t>24</w:t>
            </w:r>
            <w:r w:rsidR="002B57DA">
              <w:rPr>
                <w:noProof/>
                <w:webHidden/>
              </w:rPr>
              <w:fldChar w:fldCharType="end"/>
            </w:r>
          </w:hyperlink>
        </w:p>
        <w:p w14:paraId="394DBD4B" w14:textId="77777777" w:rsidR="002B57DA" w:rsidRDefault="00135CF1">
          <w:pPr>
            <w:pStyle w:val="Inhopg1"/>
            <w:rPr>
              <w:rFonts w:eastAsiaTheme="minorEastAsia"/>
              <w:b w:val="0"/>
              <w:noProof/>
              <w:lang w:eastAsia="nl-NL"/>
            </w:rPr>
          </w:pPr>
          <w:hyperlink w:anchor="_Toc487553096" w:history="1">
            <w:r w:rsidR="002B57DA" w:rsidRPr="00BD36C4">
              <w:rPr>
                <w:rStyle w:val="Hyperlink"/>
                <w:noProof/>
              </w:rPr>
              <w:t>4</w:t>
            </w:r>
            <w:r w:rsidR="002B57DA">
              <w:rPr>
                <w:rFonts w:eastAsiaTheme="minorEastAsia"/>
                <w:b w:val="0"/>
                <w:noProof/>
                <w:lang w:eastAsia="nl-NL"/>
              </w:rPr>
              <w:tab/>
            </w:r>
            <w:r w:rsidR="002B57DA" w:rsidRPr="00BD36C4">
              <w:rPr>
                <w:rStyle w:val="Hyperlink"/>
                <w:noProof/>
              </w:rPr>
              <w:t>Het maken van beslissingen</w:t>
            </w:r>
            <w:r w:rsidR="002B57DA">
              <w:rPr>
                <w:noProof/>
                <w:webHidden/>
              </w:rPr>
              <w:tab/>
            </w:r>
            <w:r w:rsidR="002B57DA">
              <w:rPr>
                <w:noProof/>
                <w:webHidden/>
              </w:rPr>
              <w:fldChar w:fldCharType="begin"/>
            </w:r>
            <w:r w:rsidR="002B57DA">
              <w:rPr>
                <w:noProof/>
                <w:webHidden/>
              </w:rPr>
              <w:instrText xml:space="preserve"> PAGEREF _Toc487553096 \h </w:instrText>
            </w:r>
            <w:r w:rsidR="002B57DA">
              <w:rPr>
                <w:noProof/>
                <w:webHidden/>
              </w:rPr>
            </w:r>
            <w:r w:rsidR="002B57DA">
              <w:rPr>
                <w:noProof/>
                <w:webHidden/>
              </w:rPr>
              <w:fldChar w:fldCharType="separate"/>
            </w:r>
            <w:r w:rsidR="00C26B2F">
              <w:rPr>
                <w:noProof/>
                <w:webHidden/>
              </w:rPr>
              <w:t>25</w:t>
            </w:r>
            <w:r w:rsidR="002B57DA">
              <w:rPr>
                <w:noProof/>
                <w:webHidden/>
              </w:rPr>
              <w:fldChar w:fldCharType="end"/>
            </w:r>
          </w:hyperlink>
        </w:p>
        <w:p w14:paraId="7663C3AE" w14:textId="77777777" w:rsidR="002B57DA" w:rsidRDefault="00135CF1">
          <w:pPr>
            <w:pStyle w:val="Inhopg2"/>
            <w:rPr>
              <w:rFonts w:eastAsiaTheme="minorEastAsia"/>
              <w:noProof/>
              <w:sz w:val="22"/>
              <w:lang w:eastAsia="nl-NL"/>
            </w:rPr>
          </w:pPr>
          <w:hyperlink w:anchor="_Toc487553097" w:history="1">
            <w:r w:rsidR="002B57DA" w:rsidRPr="00BD36C4">
              <w:rPr>
                <w:rStyle w:val="Hyperlink"/>
                <w:noProof/>
              </w:rPr>
              <w:t>4.1</w:t>
            </w:r>
            <w:r w:rsidR="002B57DA">
              <w:rPr>
                <w:rFonts w:eastAsiaTheme="minorEastAsia"/>
                <w:noProof/>
                <w:sz w:val="22"/>
                <w:lang w:eastAsia="nl-NL"/>
              </w:rPr>
              <w:tab/>
            </w:r>
            <w:r w:rsidR="002B57DA" w:rsidRPr="00BD36C4">
              <w:rPr>
                <w:rStyle w:val="Hyperlink"/>
                <w:noProof/>
              </w:rPr>
              <w:t>Als-dan (if)</w:t>
            </w:r>
            <w:r w:rsidR="002B57DA">
              <w:rPr>
                <w:noProof/>
                <w:webHidden/>
              </w:rPr>
              <w:tab/>
            </w:r>
            <w:r w:rsidR="002B57DA">
              <w:rPr>
                <w:noProof/>
                <w:webHidden/>
              </w:rPr>
              <w:fldChar w:fldCharType="begin"/>
            </w:r>
            <w:r w:rsidR="002B57DA">
              <w:rPr>
                <w:noProof/>
                <w:webHidden/>
              </w:rPr>
              <w:instrText xml:space="preserve"> PAGEREF _Toc487553097 \h </w:instrText>
            </w:r>
            <w:r w:rsidR="002B57DA">
              <w:rPr>
                <w:noProof/>
                <w:webHidden/>
              </w:rPr>
            </w:r>
            <w:r w:rsidR="002B57DA">
              <w:rPr>
                <w:noProof/>
                <w:webHidden/>
              </w:rPr>
              <w:fldChar w:fldCharType="separate"/>
            </w:r>
            <w:r w:rsidR="00C26B2F">
              <w:rPr>
                <w:noProof/>
                <w:webHidden/>
              </w:rPr>
              <w:t>25</w:t>
            </w:r>
            <w:r w:rsidR="002B57DA">
              <w:rPr>
                <w:noProof/>
                <w:webHidden/>
              </w:rPr>
              <w:fldChar w:fldCharType="end"/>
            </w:r>
          </w:hyperlink>
        </w:p>
        <w:p w14:paraId="6C56D774" w14:textId="77777777" w:rsidR="002B57DA" w:rsidRDefault="00135CF1">
          <w:pPr>
            <w:pStyle w:val="Inhopg3"/>
            <w:rPr>
              <w:rFonts w:eastAsiaTheme="minorEastAsia"/>
              <w:i w:val="0"/>
              <w:noProof/>
              <w:sz w:val="22"/>
              <w:lang w:eastAsia="nl-NL"/>
            </w:rPr>
          </w:pPr>
          <w:hyperlink w:anchor="_Toc487553098" w:history="1">
            <w:r w:rsidR="002B57DA" w:rsidRPr="00BD36C4">
              <w:rPr>
                <w:rStyle w:val="Hyperlink"/>
                <w:noProof/>
              </w:rPr>
              <w:t>4.1.1</w:t>
            </w:r>
            <w:r w:rsidR="002B57DA">
              <w:rPr>
                <w:rFonts w:eastAsiaTheme="minorEastAsia"/>
                <w:i w:val="0"/>
                <w:noProof/>
                <w:sz w:val="22"/>
                <w:lang w:eastAsia="nl-NL"/>
              </w:rPr>
              <w:tab/>
            </w:r>
            <w:r w:rsidR="002B57DA" w:rsidRPr="00BD36C4">
              <w:rPr>
                <w:rStyle w:val="Hyperlink"/>
                <w:noProof/>
              </w:rPr>
              <w:t>Wanneer wordt de if-statement uitgevoerd?</w:t>
            </w:r>
            <w:r w:rsidR="002B57DA">
              <w:rPr>
                <w:noProof/>
                <w:webHidden/>
              </w:rPr>
              <w:tab/>
            </w:r>
            <w:r w:rsidR="002B57DA">
              <w:rPr>
                <w:noProof/>
                <w:webHidden/>
              </w:rPr>
              <w:fldChar w:fldCharType="begin"/>
            </w:r>
            <w:r w:rsidR="002B57DA">
              <w:rPr>
                <w:noProof/>
                <w:webHidden/>
              </w:rPr>
              <w:instrText xml:space="preserve"> PAGEREF _Toc487553098 \h </w:instrText>
            </w:r>
            <w:r w:rsidR="002B57DA">
              <w:rPr>
                <w:noProof/>
                <w:webHidden/>
              </w:rPr>
            </w:r>
            <w:r w:rsidR="002B57DA">
              <w:rPr>
                <w:noProof/>
                <w:webHidden/>
              </w:rPr>
              <w:fldChar w:fldCharType="separate"/>
            </w:r>
            <w:r w:rsidR="00C26B2F">
              <w:rPr>
                <w:noProof/>
                <w:webHidden/>
              </w:rPr>
              <w:t>26</w:t>
            </w:r>
            <w:r w:rsidR="002B57DA">
              <w:rPr>
                <w:noProof/>
                <w:webHidden/>
              </w:rPr>
              <w:fldChar w:fldCharType="end"/>
            </w:r>
          </w:hyperlink>
        </w:p>
        <w:p w14:paraId="5A94770C" w14:textId="77777777" w:rsidR="002B57DA" w:rsidRDefault="00135CF1">
          <w:pPr>
            <w:pStyle w:val="Inhopg2"/>
            <w:rPr>
              <w:rFonts w:eastAsiaTheme="minorEastAsia"/>
              <w:noProof/>
              <w:sz w:val="22"/>
              <w:lang w:eastAsia="nl-NL"/>
            </w:rPr>
          </w:pPr>
          <w:hyperlink w:anchor="_Toc487553099" w:history="1">
            <w:r w:rsidR="002B57DA" w:rsidRPr="00BD36C4">
              <w:rPr>
                <w:rStyle w:val="Hyperlink"/>
                <w:noProof/>
              </w:rPr>
              <w:t>4.2</w:t>
            </w:r>
            <w:r w:rsidR="002B57DA">
              <w:rPr>
                <w:rFonts w:eastAsiaTheme="minorEastAsia"/>
                <w:noProof/>
                <w:sz w:val="22"/>
                <w:lang w:eastAsia="nl-NL"/>
              </w:rPr>
              <w:tab/>
            </w:r>
            <w:r w:rsidR="002B57DA" w:rsidRPr="00BD36C4">
              <w:rPr>
                <w:rStyle w:val="Hyperlink"/>
                <w:noProof/>
              </w:rPr>
              <w:t>Als-dan-anders (if-else)</w:t>
            </w:r>
            <w:r w:rsidR="002B57DA">
              <w:rPr>
                <w:noProof/>
                <w:webHidden/>
              </w:rPr>
              <w:tab/>
            </w:r>
            <w:r w:rsidR="002B57DA">
              <w:rPr>
                <w:noProof/>
                <w:webHidden/>
              </w:rPr>
              <w:fldChar w:fldCharType="begin"/>
            </w:r>
            <w:r w:rsidR="002B57DA">
              <w:rPr>
                <w:noProof/>
                <w:webHidden/>
              </w:rPr>
              <w:instrText xml:space="preserve"> PAGEREF _Toc487553099 \h </w:instrText>
            </w:r>
            <w:r w:rsidR="002B57DA">
              <w:rPr>
                <w:noProof/>
                <w:webHidden/>
              </w:rPr>
            </w:r>
            <w:r w:rsidR="002B57DA">
              <w:rPr>
                <w:noProof/>
                <w:webHidden/>
              </w:rPr>
              <w:fldChar w:fldCharType="separate"/>
            </w:r>
            <w:r w:rsidR="00C26B2F">
              <w:rPr>
                <w:noProof/>
                <w:webHidden/>
              </w:rPr>
              <w:t>26</w:t>
            </w:r>
            <w:r w:rsidR="002B57DA">
              <w:rPr>
                <w:noProof/>
                <w:webHidden/>
              </w:rPr>
              <w:fldChar w:fldCharType="end"/>
            </w:r>
          </w:hyperlink>
        </w:p>
        <w:p w14:paraId="0CA7F595" w14:textId="77777777" w:rsidR="002B57DA" w:rsidRDefault="00135CF1">
          <w:pPr>
            <w:pStyle w:val="Inhopg2"/>
            <w:rPr>
              <w:rFonts w:eastAsiaTheme="minorEastAsia"/>
              <w:noProof/>
              <w:sz w:val="22"/>
              <w:lang w:eastAsia="nl-NL"/>
            </w:rPr>
          </w:pPr>
          <w:hyperlink w:anchor="_Toc487553100" w:history="1">
            <w:r w:rsidR="002B57DA" w:rsidRPr="00BD36C4">
              <w:rPr>
                <w:rStyle w:val="Hyperlink"/>
                <w:noProof/>
              </w:rPr>
              <w:t>4.3</w:t>
            </w:r>
            <w:r w:rsidR="002B57DA">
              <w:rPr>
                <w:rFonts w:eastAsiaTheme="minorEastAsia"/>
                <w:noProof/>
                <w:sz w:val="22"/>
                <w:lang w:eastAsia="nl-NL"/>
              </w:rPr>
              <w:tab/>
            </w:r>
            <w:r w:rsidR="002B57DA" w:rsidRPr="00BD36C4">
              <w:rPr>
                <w:rStyle w:val="Hyperlink"/>
                <w:noProof/>
              </w:rPr>
              <w:t>Een beslissing met meerdere antwoorden</w:t>
            </w:r>
            <w:r w:rsidR="002B57DA">
              <w:rPr>
                <w:noProof/>
                <w:webHidden/>
              </w:rPr>
              <w:tab/>
            </w:r>
            <w:r w:rsidR="002B57DA">
              <w:rPr>
                <w:noProof/>
                <w:webHidden/>
              </w:rPr>
              <w:fldChar w:fldCharType="begin"/>
            </w:r>
            <w:r w:rsidR="002B57DA">
              <w:rPr>
                <w:noProof/>
                <w:webHidden/>
              </w:rPr>
              <w:instrText xml:space="preserve"> PAGEREF _Toc487553100 \h </w:instrText>
            </w:r>
            <w:r w:rsidR="002B57DA">
              <w:rPr>
                <w:noProof/>
                <w:webHidden/>
              </w:rPr>
            </w:r>
            <w:r w:rsidR="002B57DA">
              <w:rPr>
                <w:noProof/>
                <w:webHidden/>
              </w:rPr>
              <w:fldChar w:fldCharType="separate"/>
            </w:r>
            <w:r w:rsidR="00C26B2F">
              <w:rPr>
                <w:noProof/>
                <w:webHidden/>
              </w:rPr>
              <w:t>27</w:t>
            </w:r>
            <w:r w:rsidR="002B57DA">
              <w:rPr>
                <w:noProof/>
                <w:webHidden/>
              </w:rPr>
              <w:fldChar w:fldCharType="end"/>
            </w:r>
          </w:hyperlink>
        </w:p>
        <w:p w14:paraId="22851006" w14:textId="77777777" w:rsidR="002B57DA" w:rsidRDefault="00135CF1">
          <w:pPr>
            <w:pStyle w:val="Inhopg3"/>
            <w:rPr>
              <w:rFonts w:eastAsiaTheme="minorEastAsia"/>
              <w:i w:val="0"/>
              <w:noProof/>
              <w:sz w:val="22"/>
              <w:lang w:eastAsia="nl-NL"/>
            </w:rPr>
          </w:pPr>
          <w:hyperlink w:anchor="_Toc487553101" w:history="1">
            <w:r w:rsidR="002B57DA" w:rsidRPr="00BD36C4">
              <w:rPr>
                <w:rStyle w:val="Hyperlink"/>
                <w:noProof/>
              </w:rPr>
              <w:t>4.3.1</w:t>
            </w:r>
            <w:r w:rsidR="002B57DA">
              <w:rPr>
                <w:rFonts w:eastAsiaTheme="minorEastAsia"/>
                <w:i w:val="0"/>
                <w:noProof/>
                <w:sz w:val="22"/>
                <w:lang w:eastAsia="nl-NL"/>
              </w:rPr>
              <w:tab/>
            </w:r>
            <w:r w:rsidR="002B57DA" w:rsidRPr="00BD36C4">
              <w:rPr>
                <w:rStyle w:val="Hyperlink"/>
                <w:noProof/>
              </w:rPr>
              <w:t>Bij geen enkele juiste casus</w:t>
            </w:r>
            <w:r w:rsidR="002B57DA">
              <w:rPr>
                <w:noProof/>
                <w:webHidden/>
              </w:rPr>
              <w:tab/>
            </w:r>
            <w:r w:rsidR="002B57DA">
              <w:rPr>
                <w:noProof/>
                <w:webHidden/>
              </w:rPr>
              <w:fldChar w:fldCharType="begin"/>
            </w:r>
            <w:r w:rsidR="002B57DA">
              <w:rPr>
                <w:noProof/>
                <w:webHidden/>
              </w:rPr>
              <w:instrText xml:space="preserve"> PAGEREF _Toc487553101 \h </w:instrText>
            </w:r>
            <w:r w:rsidR="002B57DA">
              <w:rPr>
                <w:noProof/>
                <w:webHidden/>
              </w:rPr>
            </w:r>
            <w:r w:rsidR="002B57DA">
              <w:rPr>
                <w:noProof/>
                <w:webHidden/>
              </w:rPr>
              <w:fldChar w:fldCharType="separate"/>
            </w:r>
            <w:r w:rsidR="00C26B2F">
              <w:rPr>
                <w:noProof/>
                <w:webHidden/>
              </w:rPr>
              <w:t>28</w:t>
            </w:r>
            <w:r w:rsidR="002B57DA">
              <w:rPr>
                <w:noProof/>
                <w:webHidden/>
              </w:rPr>
              <w:fldChar w:fldCharType="end"/>
            </w:r>
          </w:hyperlink>
        </w:p>
        <w:p w14:paraId="65C4872D" w14:textId="77777777" w:rsidR="002B57DA" w:rsidRDefault="00135CF1">
          <w:pPr>
            <w:pStyle w:val="Inhopg2"/>
            <w:rPr>
              <w:rFonts w:eastAsiaTheme="minorEastAsia"/>
              <w:noProof/>
              <w:sz w:val="22"/>
              <w:lang w:eastAsia="nl-NL"/>
            </w:rPr>
          </w:pPr>
          <w:hyperlink w:anchor="_Toc487553102" w:history="1">
            <w:r w:rsidR="002B57DA" w:rsidRPr="00BD36C4">
              <w:rPr>
                <w:rStyle w:val="Hyperlink"/>
                <w:noProof/>
              </w:rPr>
              <w:t>4.4</w:t>
            </w:r>
            <w:r w:rsidR="002B57DA">
              <w:rPr>
                <w:rFonts w:eastAsiaTheme="minorEastAsia"/>
                <w:noProof/>
                <w:sz w:val="22"/>
                <w:lang w:eastAsia="nl-NL"/>
              </w:rPr>
              <w:tab/>
            </w:r>
            <w:r w:rsidR="002B57DA" w:rsidRPr="00BD36C4">
              <w:rPr>
                <w:rStyle w:val="Hyperlink"/>
                <w:noProof/>
              </w:rPr>
              <w:t>Vragen en opdrachten</w:t>
            </w:r>
            <w:r w:rsidR="002B57DA">
              <w:rPr>
                <w:noProof/>
                <w:webHidden/>
              </w:rPr>
              <w:tab/>
            </w:r>
            <w:r w:rsidR="002B57DA">
              <w:rPr>
                <w:noProof/>
                <w:webHidden/>
              </w:rPr>
              <w:fldChar w:fldCharType="begin"/>
            </w:r>
            <w:r w:rsidR="002B57DA">
              <w:rPr>
                <w:noProof/>
                <w:webHidden/>
              </w:rPr>
              <w:instrText xml:space="preserve"> PAGEREF _Toc487553102 \h </w:instrText>
            </w:r>
            <w:r w:rsidR="002B57DA">
              <w:rPr>
                <w:noProof/>
                <w:webHidden/>
              </w:rPr>
            </w:r>
            <w:r w:rsidR="002B57DA">
              <w:rPr>
                <w:noProof/>
                <w:webHidden/>
              </w:rPr>
              <w:fldChar w:fldCharType="separate"/>
            </w:r>
            <w:r w:rsidR="00C26B2F">
              <w:rPr>
                <w:noProof/>
                <w:webHidden/>
              </w:rPr>
              <w:t>29</w:t>
            </w:r>
            <w:r w:rsidR="002B57DA">
              <w:rPr>
                <w:noProof/>
                <w:webHidden/>
              </w:rPr>
              <w:fldChar w:fldCharType="end"/>
            </w:r>
          </w:hyperlink>
        </w:p>
        <w:p w14:paraId="3F82B0C0" w14:textId="77777777" w:rsidR="002B57DA" w:rsidRDefault="00135CF1">
          <w:pPr>
            <w:pStyle w:val="Inhopg2"/>
            <w:rPr>
              <w:rFonts w:eastAsiaTheme="minorEastAsia"/>
              <w:noProof/>
              <w:sz w:val="22"/>
              <w:lang w:eastAsia="nl-NL"/>
            </w:rPr>
          </w:pPr>
          <w:hyperlink w:anchor="_Toc487553103" w:history="1">
            <w:r w:rsidR="002B57DA" w:rsidRPr="00BD36C4">
              <w:rPr>
                <w:rStyle w:val="Hyperlink"/>
                <w:noProof/>
              </w:rPr>
              <w:t>4.5</w:t>
            </w:r>
            <w:r w:rsidR="002B57DA">
              <w:rPr>
                <w:rFonts w:eastAsiaTheme="minorEastAsia"/>
                <w:noProof/>
                <w:sz w:val="22"/>
                <w:lang w:eastAsia="nl-NL"/>
              </w:rPr>
              <w:tab/>
            </w:r>
            <w:r w:rsidR="002B57DA" w:rsidRPr="00BD36C4">
              <w:rPr>
                <w:rStyle w:val="Hyperlink"/>
                <w:noProof/>
              </w:rPr>
              <w:t>Antwoorden</w:t>
            </w:r>
            <w:r w:rsidR="002B57DA">
              <w:rPr>
                <w:noProof/>
                <w:webHidden/>
              </w:rPr>
              <w:tab/>
            </w:r>
            <w:r w:rsidR="002B57DA">
              <w:rPr>
                <w:noProof/>
                <w:webHidden/>
              </w:rPr>
              <w:fldChar w:fldCharType="begin"/>
            </w:r>
            <w:r w:rsidR="002B57DA">
              <w:rPr>
                <w:noProof/>
                <w:webHidden/>
              </w:rPr>
              <w:instrText xml:space="preserve"> PAGEREF _Toc487553103 \h </w:instrText>
            </w:r>
            <w:r w:rsidR="002B57DA">
              <w:rPr>
                <w:noProof/>
                <w:webHidden/>
              </w:rPr>
            </w:r>
            <w:r w:rsidR="002B57DA">
              <w:rPr>
                <w:noProof/>
                <w:webHidden/>
              </w:rPr>
              <w:fldChar w:fldCharType="separate"/>
            </w:r>
            <w:r w:rsidR="00C26B2F">
              <w:rPr>
                <w:noProof/>
                <w:webHidden/>
              </w:rPr>
              <w:t>32</w:t>
            </w:r>
            <w:r w:rsidR="002B57DA">
              <w:rPr>
                <w:noProof/>
                <w:webHidden/>
              </w:rPr>
              <w:fldChar w:fldCharType="end"/>
            </w:r>
          </w:hyperlink>
        </w:p>
        <w:p w14:paraId="13C382B4" w14:textId="77777777" w:rsidR="002B57DA" w:rsidRDefault="00135CF1">
          <w:pPr>
            <w:pStyle w:val="Inhopg1"/>
            <w:rPr>
              <w:rFonts w:eastAsiaTheme="minorEastAsia"/>
              <w:b w:val="0"/>
              <w:noProof/>
              <w:lang w:eastAsia="nl-NL"/>
            </w:rPr>
          </w:pPr>
          <w:hyperlink w:anchor="_Toc487553104" w:history="1">
            <w:r w:rsidR="002B57DA" w:rsidRPr="00BD36C4">
              <w:rPr>
                <w:rStyle w:val="Hyperlink"/>
                <w:noProof/>
              </w:rPr>
              <w:t>5</w:t>
            </w:r>
            <w:r w:rsidR="002B57DA">
              <w:rPr>
                <w:rFonts w:eastAsiaTheme="minorEastAsia"/>
                <w:b w:val="0"/>
                <w:noProof/>
                <w:lang w:eastAsia="nl-NL"/>
              </w:rPr>
              <w:tab/>
            </w:r>
            <w:r w:rsidR="002B57DA" w:rsidRPr="00BD36C4">
              <w:rPr>
                <w:rStyle w:val="Hyperlink"/>
                <w:noProof/>
              </w:rPr>
              <w:t>Set Path</w:t>
            </w:r>
            <w:r w:rsidR="002B57DA">
              <w:rPr>
                <w:noProof/>
                <w:webHidden/>
              </w:rPr>
              <w:tab/>
            </w:r>
            <w:r w:rsidR="002B57DA">
              <w:rPr>
                <w:noProof/>
                <w:webHidden/>
              </w:rPr>
              <w:fldChar w:fldCharType="begin"/>
            </w:r>
            <w:r w:rsidR="002B57DA">
              <w:rPr>
                <w:noProof/>
                <w:webHidden/>
              </w:rPr>
              <w:instrText xml:space="preserve"> PAGEREF _Toc487553104 \h </w:instrText>
            </w:r>
            <w:r w:rsidR="002B57DA">
              <w:rPr>
                <w:noProof/>
                <w:webHidden/>
              </w:rPr>
            </w:r>
            <w:r w:rsidR="002B57DA">
              <w:rPr>
                <w:noProof/>
                <w:webHidden/>
              </w:rPr>
              <w:fldChar w:fldCharType="separate"/>
            </w:r>
            <w:r w:rsidR="00C26B2F">
              <w:rPr>
                <w:noProof/>
                <w:webHidden/>
              </w:rPr>
              <w:t>33</w:t>
            </w:r>
            <w:r w:rsidR="002B57DA">
              <w:rPr>
                <w:noProof/>
                <w:webHidden/>
              </w:rPr>
              <w:fldChar w:fldCharType="end"/>
            </w:r>
          </w:hyperlink>
        </w:p>
        <w:p w14:paraId="4E79FBC5" w14:textId="77777777" w:rsidR="002B57DA" w:rsidRDefault="00135CF1">
          <w:pPr>
            <w:pStyle w:val="Inhopg2"/>
            <w:rPr>
              <w:rFonts w:eastAsiaTheme="minorEastAsia"/>
              <w:noProof/>
              <w:sz w:val="22"/>
              <w:lang w:eastAsia="nl-NL"/>
            </w:rPr>
          </w:pPr>
          <w:hyperlink w:anchor="_Toc487553105" w:history="1">
            <w:r w:rsidR="002B57DA" w:rsidRPr="00BD36C4">
              <w:rPr>
                <w:rStyle w:val="Hyperlink"/>
                <w:noProof/>
              </w:rPr>
              <w:t>5.1</w:t>
            </w:r>
            <w:r w:rsidR="002B57DA">
              <w:rPr>
                <w:rFonts w:eastAsiaTheme="minorEastAsia"/>
                <w:noProof/>
                <w:sz w:val="22"/>
                <w:lang w:eastAsia="nl-NL"/>
              </w:rPr>
              <w:tab/>
            </w:r>
            <w:r w:rsidR="002B57DA" w:rsidRPr="00BD36C4">
              <w:rPr>
                <w:rStyle w:val="Hyperlink"/>
                <w:noProof/>
              </w:rPr>
              <w:t>Beginnen bij het begin</w:t>
            </w:r>
            <w:r w:rsidR="002B57DA">
              <w:rPr>
                <w:noProof/>
                <w:webHidden/>
              </w:rPr>
              <w:tab/>
            </w:r>
            <w:r w:rsidR="002B57DA">
              <w:rPr>
                <w:noProof/>
                <w:webHidden/>
              </w:rPr>
              <w:fldChar w:fldCharType="begin"/>
            </w:r>
            <w:r w:rsidR="002B57DA">
              <w:rPr>
                <w:noProof/>
                <w:webHidden/>
              </w:rPr>
              <w:instrText xml:space="preserve"> PAGEREF _Toc487553105 \h </w:instrText>
            </w:r>
            <w:r w:rsidR="002B57DA">
              <w:rPr>
                <w:noProof/>
                <w:webHidden/>
              </w:rPr>
            </w:r>
            <w:r w:rsidR="002B57DA">
              <w:rPr>
                <w:noProof/>
                <w:webHidden/>
              </w:rPr>
              <w:fldChar w:fldCharType="separate"/>
            </w:r>
            <w:r w:rsidR="00C26B2F">
              <w:rPr>
                <w:noProof/>
                <w:webHidden/>
              </w:rPr>
              <w:t>33</w:t>
            </w:r>
            <w:r w:rsidR="002B57DA">
              <w:rPr>
                <w:noProof/>
                <w:webHidden/>
              </w:rPr>
              <w:fldChar w:fldCharType="end"/>
            </w:r>
          </w:hyperlink>
        </w:p>
        <w:p w14:paraId="38BCA03D" w14:textId="77777777" w:rsidR="002B57DA" w:rsidRDefault="00135CF1">
          <w:pPr>
            <w:pStyle w:val="Inhopg2"/>
            <w:rPr>
              <w:rFonts w:eastAsiaTheme="minorEastAsia"/>
              <w:noProof/>
              <w:sz w:val="22"/>
              <w:lang w:eastAsia="nl-NL"/>
            </w:rPr>
          </w:pPr>
          <w:hyperlink w:anchor="_Toc487553106" w:history="1">
            <w:r w:rsidR="002B57DA" w:rsidRPr="00BD36C4">
              <w:rPr>
                <w:rStyle w:val="Hyperlink"/>
                <w:noProof/>
              </w:rPr>
              <w:t>5.2</w:t>
            </w:r>
            <w:r w:rsidR="002B57DA">
              <w:rPr>
                <w:rFonts w:eastAsiaTheme="minorEastAsia"/>
                <w:noProof/>
                <w:sz w:val="22"/>
                <w:lang w:eastAsia="nl-NL"/>
              </w:rPr>
              <w:tab/>
            </w:r>
            <w:r w:rsidR="002B57DA" w:rsidRPr="00BD36C4">
              <w:rPr>
                <w:rStyle w:val="Hyperlink"/>
                <w:noProof/>
              </w:rPr>
              <w:t>De oplossing voor ons probleem</w:t>
            </w:r>
            <w:r w:rsidR="002B57DA">
              <w:rPr>
                <w:noProof/>
                <w:webHidden/>
              </w:rPr>
              <w:tab/>
            </w:r>
            <w:r w:rsidR="002B57DA">
              <w:rPr>
                <w:noProof/>
                <w:webHidden/>
              </w:rPr>
              <w:fldChar w:fldCharType="begin"/>
            </w:r>
            <w:r w:rsidR="002B57DA">
              <w:rPr>
                <w:noProof/>
                <w:webHidden/>
              </w:rPr>
              <w:instrText xml:space="preserve"> PAGEREF _Toc487553106 \h </w:instrText>
            </w:r>
            <w:r w:rsidR="002B57DA">
              <w:rPr>
                <w:noProof/>
                <w:webHidden/>
              </w:rPr>
            </w:r>
            <w:r w:rsidR="002B57DA">
              <w:rPr>
                <w:noProof/>
                <w:webHidden/>
              </w:rPr>
              <w:fldChar w:fldCharType="separate"/>
            </w:r>
            <w:r w:rsidR="00C26B2F">
              <w:rPr>
                <w:noProof/>
                <w:webHidden/>
              </w:rPr>
              <w:t>34</w:t>
            </w:r>
            <w:r w:rsidR="002B57DA">
              <w:rPr>
                <w:noProof/>
                <w:webHidden/>
              </w:rPr>
              <w:fldChar w:fldCharType="end"/>
            </w:r>
          </w:hyperlink>
        </w:p>
        <w:p w14:paraId="375C1EAD" w14:textId="77777777" w:rsidR="002B57DA" w:rsidRDefault="00135CF1">
          <w:pPr>
            <w:pStyle w:val="Inhopg2"/>
            <w:rPr>
              <w:rFonts w:eastAsiaTheme="minorEastAsia"/>
              <w:noProof/>
              <w:sz w:val="22"/>
              <w:lang w:eastAsia="nl-NL"/>
            </w:rPr>
          </w:pPr>
          <w:hyperlink w:anchor="_Toc487553107" w:history="1">
            <w:r w:rsidR="002B57DA" w:rsidRPr="00BD36C4">
              <w:rPr>
                <w:rStyle w:val="Hyperlink"/>
                <w:noProof/>
              </w:rPr>
              <w:t>5.3</w:t>
            </w:r>
            <w:r w:rsidR="002B57DA">
              <w:rPr>
                <w:rFonts w:eastAsiaTheme="minorEastAsia"/>
                <w:noProof/>
                <w:sz w:val="22"/>
                <w:lang w:eastAsia="nl-NL"/>
              </w:rPr>
              <w:tab/>
            </w:r>
            <w:r w:rsidR="002B57DA" w:rsidRPr="00BD36C4">
              <w:rPr>
                <w:rStyle w:val="Hyperlink"/>
                <w:noProof/>
              </w:rPr>
              <w:t>Conclusie</w:t>
            </w:r>
            <w:r w:rsidR="002B57DA">
              <w:rPr>
                <w:noProof/>
                <w:webHidden/>
              </w:rPr>
              <w:tab/>
            </w:r>
            <w:r w:rsidR="002B57DA">
              <w:rPr>
                <w:noProof/>
                <w:webHidden/>
              </w:rPr>
              <w:fldChar w:fldCharType="begin"/>
            </w:r>
            <w:r w:rsidR="002B57DA">
              <w:rPr>
                <w:noProof/>
                <w:webHidden/>
              </w:rPr>
              <w:instrText xml:space="preserve"> PAGEREF _Toc487553107 \h </w:instrText>
            </w:r>
            <w:r w:rsidR="002B57DA">
              <w:rPr>
                <w:noProof/>
                <w:webHidden/>
              </w:rPr>
            </w:r>
            <w:r w:rsidR="002B57DA">
              <w:rPr>
                <w:noProof/>
                <w:webHidden/>
              </w:rPr>
              <w:fldChar w:fldCharType="separate"/>
            </w:r>
            <w:r w:rsidR="00C26B2F">
              <w:rPr>
                <w:noProof/>
                <w:webHidden/>
              </w:rPr>
              <w:t>36</w:t>
            </w:r>
            <w:r w:rsidR="002B57DA">
              <w:rPr>
                <w:noProof/>
                <w:webHidden/>
              </w:rPr>
              <w:fldChar w:fldCharType="end"/>
            </w:r>
          </w:hyperlink>
        </w:p>
        <w:p w14:paraId="64119682" w14:textId="77777777" w:rsidR="002B57DA" w:rsidRDefault="00135CF1">
          <w:pPr>
            <w:pStyle w:val="Inhopg1"/>
            <w:rPr>
              <w:rFonts w:eastAsiaTheme="minorEastAsia"/>
              <w:b w:val="0"/>
              <w:noProof/>
              <w:lang w:eastAsia="nl-NL"/>
            </w:rPr>
          </w:pPr>
          <w:hyperlink w:anchor="_Toc487553108" w:history="1">
            <w:r w:rsidR="002B57DA" w:rsidRPr="00BD36C4">
              <w:rPr>
                <w:rStyle w:val="Hyperlink"/>
                <w:noProof/>
              </w:rPr>
              <w:t>6</w:t>
            </w:r>
            <w:r w:rsidR="002B57DA">
              <w:rPr>
                <w:rFonts w:eastAsiaTheme="minorEastAsia"/>
                <w:b w:val="0"/>
                <w:noProof/>
                <w:lang w:eastAsia="nl-NL"/>
              </w:rPr>
              <w:tab/>
            </w:r>
            <w:r w:rsidR="002B57DA" w:rsidRPr="00BD36C4">
              <w:rPr>
                <w:rStyle w:val="Hyperlink"/>
                <w:noProof/>
              </w:rPr>
              <w:t>Bronnen</w:t>
            </w:r>
            <w:r w:rsidR="002B57DA">
              <w:rPr>
                <w:noProof/>
                <w:webHidden/>
              </w:rPr>
              <w:tab/>
            </w:r>
            <w:r w:rsidR="002B57DA">
              <w:rPr>
                <w:noProof/>
                <w:webHidden/>
              </w:rPr>
              <w:fldChar w:fldCharType="begin"/>
            </w:r>
            <w:r w:rsidR="002B57DA">
              <w:rPr>
                <w:noProof/>
                <w:webHidden/>
              </w:rPr>
              <w:instrText xml:space="preserve"> PAGEREF _Toc487553108 \h </w:instrText>
            </w:r>
            <w:r w:rsidR="002B57DA">
              <w:rPr>
                <w:noProof/>
                <w:webHidden/>
              </w:rPr>
            </w:r>
            <w:r w:rsidR="002B57DA">
              <w:rPr>
                <w:noProof/>
                <w:webHidden/>
              </w:rPr>
              <w:fldChar w:fldCharType="separate"/>
            </w:r>
            <w:r w:rsidR="00C26B2F">
              <w:rPr>
                <w:noProof/>
                <w:webHidden/>
              </w:rPr>
              <w:t>37</w:t>
            </w:r>
            <w:r w:rsidR="002B57DA">
              <w:rPr>
                <w:noProof/>
                <w:webHidden/>
              </w:rPr>
              <w:fldChar w:fldCharType="end"/>
            </w:r>
          </w:hyperlink>
        </w:p>
        <w:p w14:paraId="11C7D3E5" w14:textId="77777777" w:rsidR="00DF611E" w:rsidRDefault="007F2EEF">
          <w:r>
            <w:rPr>
              <w:bCs/>
              <w:noProof/>
            </w:rPr>
            <w:fldChar w:fldCharType="end"/>
          </w:r>
        </w:p>
      </w:sdtContent>
    </w:sdt>
    <w:p w14:paraId="3A18A36D" w14:textId="77777777" w:rsidR="00870358" w:rsidRDefault="00870358" w:rsidP="00870358">
      <w:pPr>
        <w:tabs>
          <w:tab w:val="left" w:pos="6675"/>
        </w:tabs>
      </w:pPr>
      <w:r>
        <w:tab/>
      </w:r>
    </w:p>
    <w:p w14:paraId="5E425F04" w14:textId="77777777" w:rsidR="002B57DA" w:rsidRDefault="00DF611E" w:rsidP="002B57DA">
      <w:pPr>
        <w:pStyle w:val="Kop1"/>
        <w:numPr>
          <w:ilvl w:val="0"/>
          <w:numId w:val="0"/>
        </w:numPr>
      </w:pPr>
      <w:r w:rsidRPr="00870358">
        <w:br w:type="page"/>
      </w:r>
      <w:bookmarkStart w:id="0" w:name="_Toc487552828"/>
      <w:bookmarkStart w:id="1" w:name="_Toc487553068"/>
      <w:r w:rsidR="002B57DA">
        <w:lastRenderedPageBreak/>
        <w:t>Versiebeheer</w:t>
      </w:r>
      <w:bookmarkEnd w:id="0"/>
      <w:bookmarkEnd w:id="1"/>
    </w:p>
    <w:tbl>
      <w:tblPr>
        <w:tblStyle w:val="Tabelraster"/>
        <w:tblW w:w="0" w:type="auto"/>
        <w:tblLook w:val="04A0" w:firstRow="1" w:lastRow="0" w:firstColumn="1" w:lastColumn="0" w:noHBand="0" w:noVBand="1"/>
      </w:tblPr>
      <w:tblGrid>
        <w:gridCol w:w="773"/>
        <w:gridCol w:w="1349"/>
        <w:gridCol w:w="5103"/>
        <w:gridCol w:w="1837"/>
      </w:tblGrid>
      <w:tr w:rsidR="002B57DA" w14:paraId="74A32AF4" w14:textId="77777777" w:rsidTr="002B57DA">
        <w:tc>
          <w:tcPr>
            <w:tcW w:w="773" w:type="dxa"/>
            <w:tcBorders>
              <w:top w:val="single" w:sz="4" w:space="0" w:color="auto"/>
              <w:left w:val="single" w:sz="4" w:space="0" w:color="auto"/>
              <w:bottom w:val="single" w:sz="4" w:space="0" w:color="auto"/>
              <w:right w:val="single" w:sz="4" w:space="0" w:color="auto"/>
            </w:tcBorders>
            <w:hideMark/>
          </w:tcPr>
          <w:p w14:paraId="3344152A" w14:textId="77777777" w:rsidR="002B57DA" w:rsidRDefault="002B57DA">
            <w:r>
              <w:t>Versie</w:t>
            </w:r>
          </w:p>
        </w:tc>
        <w:tc>
          <w:tcPr>
            <w:tcW w:w="1349" w:type="dxa"/>
            <w:tcBorders>
              <w:top w:val="single" w:sz="4" w:space="0" w:color="auto"/>
              <w:left w:val="single" w:sz="4" w:space="0" w:color="auto"/>
              <w:bottom w:val="single" w:sz="4" w:space="0" w:color="auto"/>
              <w:right w:val="single" w:sz="4" w:space="0" w:color="auto"/>
            </w:tcBorders>
            <w:hideMark/>
          </w:tcPr>
          <w:p w14:paraId="55ECB7A2" w14:textId="77777777" w:rsidR="002B57DA" w:rsidRDefault="002B57DA">
            <w:r>
              <w:t>Datum</w:t>
            </w:r>
          </w:p>
        </w:tc>
        <w:tc>
          <w:tcPr>
            <w:tcW w:w="5103" w:type="dxa"/>
            <w:tcBorders>
              <w:top w:val="single" w:sz="4" w:space="0" w:color="auto"/>
              <w:left w:val="single" w:sz="4" w:space="0" w:color="auto"/>
              <w:bottom w:val="single" w:sz="4" w:space="0" w:color="auto"/>
              <w:right w:val="single" w:sz="4" w:space="0" w:color="auto"/>
            </w:tcBorders>
            <w:hideMark/>
          </w:tcPr>
          <w:p w14:paraId="754DB7B6" w14:textId="77777777" w:rsidR="002B57DA" w:rsidRDefault="002B57DA">
            <w:r>
              <w:t>Beschrijving</w:t>
            </w:r>
          </w:p>
        </w:tc>
        <w:tc>
          <w:tcPr>
            <w:tcW w:w="1837" w:type="dxa"/>
            <w:tcBorders>
              <w:top w:val="single" w:sz="4" w:space="0" w:color="auto"/>
              <w:left w:val="single" w:sz="4" w:space="0" w:color="auto"/>
              <w:bottom w:val="single" w:sz="4" w:space="0" w:color="auto"/>
              <w:right w:val="single" w:sz="4" w:space="0" w:color="auto"/>
            </w:tcBorders>
            <w:hideMark/>
          </w:tcPr>
          <w:p w14:paraId="418DB69B" w14:textId="77777777" w:rsidR="002B57DA" w:rsidRDefault="002B57DA">
            <w:r>
              <w:t>Door</w:t>
            </w:r>
          </w:p>
        </w:tc>
      </w:tr>
      <w:tr w:rsidR="002B57DA" w14:paraId="4D58D3A5" w14:textId="77777777" w:rsidTr="002B57DA">
        <w:tc>
          <w:tcPr>
            <w:tcW w:w="773" w:type="dxa"/>
            <w:tcBorders>
              <w:top w:val="single" w:sz="4" w:space="0" w:color="auto"/>
              <w:left w:val="single" w:sz="4" w:space="0" w:color="auto"/>
              <w:bottom w:val="single" w:sz="4" w:space="0" w:color="auto"/>
              <w:right w:val="single" w:sz="4" w:space="0" w:color="auto"/>
            </w:tcBorders>
            <w:hideMark/>
          </w:tcPr>
          <w:p w14:paraId="32B3B9E5" w14:textId="77777777" w:rsidR="002B57DA" w:rsidRDefault="002B57DA">
            <w:r>
              <w:t>0.0</w:t>
            </w:r>
          </w:p>
        </w:tc>
        <w:tc>
          <w:tcPr>
            <w:tcW w:w="1349" w:type="dxa"/>
            <w:tcBorders>
              <w:top w:val="single" w:sz="4" w:space="0" w:color="auto"/>
              <w:left w:val="single" w:sz="4" w:space="0" w:color="auto"/>
              <w:bottom w:val="single" w:sz="4" w:space="0" w:color="auto"/>
              <w:right w:val="single" w:sz="4" w:space="0" w:color="auto"/>
            </w:tcBorders>
            <w:hideMark/>
          </w:tcPr>
          <w:p w14:paraId="33EF455B" w14:textId="77777777" w:rsidR="002B57DA" w:rsidRDefault="002B57DA">
            <w:r>
              <w:t>11-07-2017</w:t>
            </w:r>
          </w:p>
        </w:tc>
        <w:tc>
          <w:tcPr>
            <w:tcW w:w="5103" w:type="dxa"/>
            <w:tcBorders>
              <w:top w:val="single" w:sz="4" w:space="0" w:color="auto"/>
              <w:left w:val="single" w:sz="4" w:space="0" w:color="auto"/>
              <w:bottom w:val="single" w:sz="4" w:space="0" w:color="auto"/>
              <w:right w:val="single" w:sz="4" w:space="0" w:color="auto"/>
            </w:tcBorders>
            <w:hideMark/>
          </w:tcPr>
          <w:p w14:paraId="7D44929D" w14:textId="77777777" w:rsidR="002B57DA" w:rsidRDefault="002B57DA">
            <w:r>
              <w:t>Eerste versie</w:t>
            </w:r>
          </w:p>
        </w:tc>
        <w:tc>
          <w:tcPr>
            <w:tcW w:w="1837" w:type="dxa"/>
            <w:tcBorders>
              <w:top w:val="single" w:sz="4" w:space="0" w:color="auto"/>
              <w:left w:val="single" w:sz="4" w:space="0" w:color="auto"/>
              <w:bottom w:val="single" w:sz="4" w:space="0" w:color="auto"/>
              <w:right w:val="single" w:sz="4" w:space="0" w:color="auto"/>
            </w:tcBorders>
            <w:hideMark/>
          </w:tcPr>
          <w:p w14:paraId="4AB99A14" w14:textId="77777777" w:rsidR="002B57DA" w:rsidRDefault="002B57DA">
            <w:r>
              <w:t>Mark Schrauwen</w:t>
            </w:r>
          </w:p>
        </w:tc>
      </w:tr>
      <w:tr w:rsidR="002B57DA" w14:paraId="529B9C56" w14:textId="77777777" w:rsidTr="002B57DA">
        <w:tc>
          <w:tcPr>
            <w:tcW w:w="773" w:type="dxa"/>
            <w:tcBorders>
              <w:top w:val="single" w:sz="4" w:space="0" w:color="auto"/>
              <w:left w:val="single" w:sz="4" w:space="0" w:color="auto"/>
              <w:bottom w:val="single" w:sz="4" w:space="0" w:color="auto"/>
              <w:right w:val="single" w:sz="4" w:space="0" w:color="auto"/>
            </w:tcBorders>
          </w:tcPr>
          <w:p w14:paraId="63BC4DBC" w14:textId="70385AE9" w:rsidR="002B57DA" w:rsidRDefault="00EA7CD5">
            <w:r>
              <w:t>0.1</w:t>
            </w:r>
          </w:p>
        </w:tc>
        <w:tc>
          <w:tcPr>
            <w:tcW w:w="1349" w:type="dxa"/>
            <w:tcBorders>
              <w:top w:val="single" w:sz="4" w:space="0" w:color="auto"/>
              <w:left w:val="single" w:sz="4" w:space="0" w:color="auto"/>
              <w:bottom w:val="single" w:sz="4" w:space="0" w:color="auto"/>
              <w:right w:val="single" w:sz="4" w:space="0" w:color="auto"/>
            </w:tcBorders>
          </w:tcPr>
          <w:p w14:paraId="49FF1B9C" w14:textId="7466C98F" w:rsidR="002B57DA" w:rsidRDefault="00EA7CD5">
            <w:r>
              <w:t>29-08-2017</w:t>
            </w:r>
          </w:p>
        </w:tc>
        <w:tc>
          <w:tcPr>
            <w:tcW w:w="5103" w:type="dxa"/>
            <w:tcBorders>
              <w:top w:val="single" w:sz="4" w:space="0" w:color="auto"/>
              <w:left w:val="single" w:sz="4" w:space="0" w:color="auto"/>
              <w:bottom w:val="single" w:sz="4" w:space="0" w:color="auto"/>
              <w:right w:val="single" w:sz="4" w:space="0" w:color="auto"/>
            </w:tcBorders>
          </w:tcPr>
          <w:p w14:paraId="5AD3023E" w14:textId="49328D22" w:rsidR="002B57DA" w:rsidRDefault="00EA7CD5">
            <w:r>
              <w:t>Commentaar van Denice Vis verwerkt.</w:t>
            </w:r>
          </w:p>
        </w:tc>
        <w:tc>
          <w:tcPr>
            <w:tcW w:w="1837" w:type="dxa"/>
            <w:tcBorders>
              <w:top w:val="single" w:sz="4" w:space="0" w:color="auto"/>
              <w:left w:val="single" w:sz="4" w:space="0" w:color="auto"/>
              <w:bottom w:val="single" w:sz="4" w:space="0" w:color="auto"/>
              <w:right w:val="single" w:sz="4" w:space="0" w:color="auto"/>
            </w:tcBorders>
          </w:tcPr>
          <w:p w14:paraId="6C09E4CE" w14:textId="71AD53BD" w:rsidR="002B57DA" w:rsidRDefault="00EA7CD5">
            <w:r>
              <w:t>Mark Schrauwen</w:t>
            </w:r>
          </w:p>
        </w:tc>
      </w:tr>
      <w:tr w:rsidR="002B57DA" w14:paraId="38BEDC9D" w14:textId="77777777" w:rsidTr="002B57DA">
        <w:tc>
          <w:tcPr>
            <w:tcW w:w="773" w:type="dxa"/>
            <w:tcBorders>
              <w:top w:val="single" w:sz="4" w:space="0" w:color="auto"/>
              <w:left w:val="single" w:sz="4" w:space="0" w:color="auto"/>
              <w:bottom w:val="single" w:sz="4" w:space="0" w:color="auto"/>
              <w:right w:val="single" w:sz="4" w:space="0" w:color="auto"/>
            </w:tcBorders>
          </w:tcPr>
          <w:p w14:paraId="36C95F7E" w14:textId="4A86D73B" w:rsidR="002B57DA" w:rsidRDefault="007E6004">
            <w:r>
              <w:t>0.2</w:t>
            </w:r>
          </w:p>
        </w:tc>
        <w:tc>
          <w:tcPr>
            <w:tcW w:w="1349" w:type="dxa"/>
            <w:tcBorders>
              <w:top w:val="single" w:sz="4" w:space="0" w:color="auto"/>
              <w:left w:val="single" w:sz="4" w:space="0" w:color="auto"/>
              <w:bottom w:val="single" w:sz="4" w:space="0" w:color="auto"/>
              <w:right w:val="single" w:sz="4" w:space="0" w:color="auto"/>
            </w:tcBorders>
          </w:tcPr>
          <w:p w14:paraId="66612CDA" w14:textId="18B517F5" w:rsidR="002B57DA" w:rsidRDefault="007E6004">
            <w:r>
              <w:t>19-09-2017</w:t>
            </w:r>
          </w:p>
        </w:tc>
        <w:tc>
          <w:tcPr>
            <w:tcW w:w="5103" w:type="dxa"/>
            <w:tcBorders>
              <w:top w:val="single" w:sz="4" w:space="0" w:color="auto"/>
              <w:left w:val="single" w:sz="4" w:space="0" w:color="auto"/>
              <w:bottom w:val="single" w:sz="4" w:space="0" w:color="auto"/>
              <w:right w:val="single" w:sz="4" w:space="0" w:color="auto"/>
            </w:tcBorders>
          </w:tcPr>
          <w:p w14:paraId="39029D5C" w14:textId="7664CCAB" w:rsidR="002B57DA" w:rsidRDefault="007E6004">
            <w:r>
              <w:t>Kleine aanvullingen.</w:t>
            </w:r>
          </w:p>
        </w:tc>
        <w:tc>
          <w:tcPr>
            <w:tcW w:w="1837" w:type="dxa"/>
            <w:tcBorders>
              <w:top w:val="single" w:sz="4" w:space="0" w:color="auto"/>
              <w:left w:val="single" w:sz="4" w:space="0" w:color="auto"/>
              <w:bottom w:val="single" w:sz="4" w:space="0" w:color="auto"/>
              <w:right w:val="single" w:sz="4" w:space="0" w:color="auto"/>
            </w:tcBorders>
          </w:tcPr>
          <w:p w14:paraId="345B970F" w14:textId="140CC4F1" w:rsidR="002B57DA" w:rsidRDefault="007E6004">
            <w:r>
              <w:t>Mark Schrauwen</w:t>
            </w:r>
          </w:p>
        </w:tc>
      </w:tr>
      <w:tr w:rsidR="00863647" w14:paraId="76B04B43" w14:textId="77777777" w:rsidTr="002B57DA">
        <w:tc>
          <w:tcPr>
            <w:tcW w:w="773" w:type="dxa"/>
            <w:tcBorders>
              <w:top w:val="single" w:sz="4" w:space="0" w:color="auto"/>
              <w:left w:val="single" w:sz="4" w:space="0" w:color="auto"/>
              <w:bottom w:val="single" w:sz="4" w:space="0" w:color="auto"/>
              <w:right w:val="single" w:sz="4" w:space="0" w:color="auto"/>
            </w:tcBorders>
          </w:tcPr>
          <w:p w14:paraId="483C69A4" w14:textId="52153C04" w:rsidR="00863647" w:rsidRDefault="00B42C65">
            <w:r>
              <w:t>0.3</w:t>
            </w:r>
          </w:p>
        </w:tc>
        <w:tc>
          <w:tcPr>
            <w:tcW w:w="1349" w:type="dxa"/>
            <w:tcBorders>
              <w:top w:val="single" w:sz="4" w:space="0" w:color="auto"/>
              <w:left w:val="single" w:sz="4" w:space="0" w:color="auto"/>
              <w:bottom w:val="single" w:sz="4" w:space="0" w:color="auto"/>
              <w:right w:val="single" w:sz="4" w:space="0" w:color="auto"/>
            </w:tcBorders>
          </w:tcPr>
          <w:p w14:paraId="50AD9C9B" w14:textId="4EDD43C5" w:rsidR="00863647" w:rsidRDefault="00B42C65" w:rsidP="009C2078">
            <w:r>
              <w:t>2</w:t>
            </w:r>
            <w:r w:rsidR="009C2078">
              <w:t>6</w:t>
            </w:r>
            <w:r>
              <w:t>-10-2017</w:t>
            </w:r>
          </w:p>
        </w:tc>
        <w:tc>
          <w:tcPr>
            <w:tcW w:w="5103" w:type="dxa"/>
            <w:tcBorders>
              <w:top w:val="single" w:sz="4" w:space="0" w:color="auto"/>
              <w:left w:val="single" w:sz="4" w:space="0" w:color="auto"/>
              <w:bottom w:val="single" w:sz="4" w:space="0" w:color="auto"/>
              <w:right w:val="single" w:sz="4" w:space="0" w:color="auto"/>
            </w:tcBorders>
          </w:tcPr>
          <w:p w14:paraId="2F5DD2F5" w14:textId="7181C0AA" w:rsidR="00863647" w:rsidRDefault="00B42C65">
            <w:r>
              <w:t>Commentaar van Herre Faber verwerkt.</w:t>
            </w:r>
          </w:p>
        </w:tc>
        <w:tc>
          <w:tcPr>
            <w:tcW w:w="1837" w:type="dxa"/>
            <w:tcBorders>
              <w:top w:val="single" w:sz="4" w:space="0" w:color="auto"/>
              <w:left w:val="single" w:sz="4" w:space="0" w:color="auto"/>
              <w:bottom w:val="single" w:sz="4" w:space="0" w:color="auto"/>
              <w:right w:val="single" w:sz="4" w:space="0" w:color="auto"/>
            </w:tcBorders>
          </w:tcPr>
          <w:p w14:paraId="3D72C304" w14:textId="19C93218" w:rsidR="00863647" w:rsidRDefault="00B42C65">
            <w:r>
              <w:t>Mark Schrauwen</w:t>
            </w:r>
          </w:p>
        </w:tc>
      </w:tr>
      <w:tr w:rsidR="00863647" w14:paraId="74685DF2" w14:textId="77777777" w:rsidTr="002B57DA">
        <w:tc>
          <w:tcPr>
            <w:tcW w:w="773" w:type="dxa"/>
            <w:tcBorders>
              <w:top w:val="single" w:sz="4" w:space="0" w:color="auto"/>
              <w:left w:val="single" w:sz="4" w:space="0" w:color="auto"/>
              <w:bottom w:val="single" w:sz="4" w:space="0" w:color="auto"/>
              <w:right w:val="single" w:sz="4" w:space="0" w:color="auto"/>
            </w:tcBorders>
          </w:tcPr>
          <w:p w14:paraId="412CF838" w14:textId="77777777" w:rsidR="00863647" w:rsidRDefault="00863647"/>
        </w:tc>
        <w:tc>
          <w:tcPr>
            <w:tcW w:w="1349" w:type="dxa"/>
            <w:tcBorders>
              <w:top w:val="single" w:sz="4" w:space="0" w:color="auto"/>
              <w:left w:val="single" w:sz="4" w:space="0" w:color="auto"/>
              <w:bottom w:val="single" w:sz="4" w:space="0" w:color="auto"/>
              <w:right w:val="single" w:sz="4" w:space="0" w:color="auto"/>
            </w:tcBorders>
          </w:tcPr>
          <w:p w14:paraId="753B5A73" w14:textId="77777777" w:rsidR="00863647" w:rsidRDefault="00863647"/>
        </w:tc>
        <w:tc>
          <w:tcPr>
            <w:tcW w:w="5103" w:type="dxa"/>
            <w:tcBorders>
              <w:top w:val="single" w:sz="4" w:space="0" w:color="auto"/>
              <w:left w:val="single" w:sz="4" w:space="0" w:color="auto"/>
              <w:bottom w:val="single" w:sz="4" w:space="0" w:color="auto"/>
              <w:right w:val="single" w:sz="4" w:space="0" w:color="auto"/>
            </w:tcBorders>
          </w:tcPr>
          <w:p w14:paraId="0109F361" w14:textId="77777777" w:rsidR="00863647" w:rsidRDefault="00863647"/>
        </w:tc>
        <w:tc>
          <w:tcPr>
            <w:tcW w:w="1837" w:type="dxa"/>
            <w:tcBorders>
              <w:top w:val="single" w:sz="4" w:space="0" w:color="auto"/>
              <w:left w:val="single" w:sz="4" w:space="0" w:color="auto"/>
              <w:bottom w:val="single" w:sz="4" w:space="0" w:color="auto"/>
              <w:right w:val="single" w:sz="4" w:space="0" w:color="auto"/>
            </w:tcBorders>
          </w:tcPr>
          <w:p w14:paraId="75CA7E9E" w14:textId="77777777" w:rsidR="00863647" w:rsidRDefault="00863647"/>
        </w:tc>
      </w:tr>
      <w:tr w:rsidR="00863647" w14:paraId="1B42BBA3" w14:textId="77777777" w:rsidTr="002B57DA">
        <w:tc>
          <w:tcPr>
            <w:tcW w:w="773" w:type="dxa"/>
            <w:tcBorders>
              <w:top w:val="single" w:sz="4" w:space="0" w:color="auto"/>
              <w:left w:val="single" w:sz="4" w:space="0" w:color="auto"/>
              <w:bottom w:val="single" w:sz="4" w:space="0" w:color="auto"/>
              <w:right w:val="single" w:sz="4" w:space="0" w:color="auto"/>
            </w:tcBorders>
          </w:tcPr>
          <w:p w14:paraId="4C02F5EE" w14:textId="77777777" w:rsidR="00863647" w:rsidRDefault="00863647"/>
        </w:tc>
        <w:tc>
          <w:tcPr>
            <w:tcW w:w="1349" w:type="dxa"/>
            <w:tcBorders>
              <w:top w:val="single" w:sz="4" w:space="0" w:color="auto"/>
              <w:left w:val="single" w:sz="4" w:space="0" w:color="auto"/>
              <w:bottom w:val="single" w:sz="4" w:space="0" w:color="auto"/>
              <w:right w:val="single" w:sz="4" w:space="0" w:color="auto"/>
            </w:tcBorders>
          </w:tcPr>
          <w:p w14:paraId="28A17890" w14:textId="77777777" w:rsidR="00863647" w:rsidRDefault="00863647"/>
        </w:tc>
        <w:tc>
          <w:tcPr>
            <w:tcW w:w="5103" w:type="dxa"/>
            <w:tcBorders>
              <w:top w:val="single" w:sz="4" w:space="0" w:color="auto"/>
              <w:left w:val="single" w:sz="4" w:space="0" w:color="auto"/>
              <w:bottom w:val="single" w:sz="4" w:space="0" w:color="auto"/>
              <w:right w:val="single" w:sz="4" w:space="0" w:color="auto"/>
            </w:tcBorders>
          </w:tcPr>
          <w:p w14:paraId="559B02A1" w14:textId="77777777" w:rsidR="00863647" w:rsidRDefault="00863647"/>
        </w:tc>
        <w:tc>
          <w:tcPr>
            <w:tcW w:w="1837" w:type="dxa"/>
            <w:tcBorders>
              <w:top w:val="single" w:sz="4" w:space="0" w:color="auto"/>
              <w:left w:val="single" w:sz="4" w:space="0" w:color="auto"/>
              <w:bottom w:val="single" w:sz="4" w:space="0" w:color="auto"/>
              <w:right w:val="single" w:sz="4" w:space="0" w:color="auto"/>
            </w:tcBorders>
          </w:tcPr>
          <w:p w14:paraId="36C0BDEB" w14:textId="77777777" w:rsidR="00863647" w:rsidRDefault="00863647"/>
        </w:tc>
      </w:tr>
    </w:tbl>
    <w:p w14:paraId="0D22356D" w14:textId="77777777" w:rsidR="002B57DA" w:rsidRDefault="002B57DA" w:rsidP="002B57DA"/>
    <w:p w14:paraId="74684786" w14:textId="77777777" w:rsidR="002B57DA" w:rsidRDefault="002B57DA">
      <w:bookmarkStart w:id="2" w:name="_GoBack"/>
      <w:bookmarkEnd w:id="2"/>
      <w:r>
        <w:br w:type="page"/>
      </w:r>
    </w:p>
    <w:p w14:paraId="5F8CD0F8" w14:textId="77777777" w:rsidR="00EA54D9" w:rsidRDefault="00CF0201" w:rsidP="009A5658">
      <w:pPr>
        <w:pStyle w:val="Kop1"/>
      </w:pPr>
      <w:bookmarkStart w:id="3" w:name="_Toc487553069"/>
      <w:r>
        <w:lastRenderedPageBreak/>
        <w:t>Introductie</w:t>
      </w:r>
      <w:bookmarkEnd w:id="3"/>
    </w:p>
    <w:p w14:paraId="3839AC83" w14:textId="2CA9182B" w:rsidR="009A5658" w:rsidRDefault="009A5658" w:rsidP="009A5658">
      <w:r>
        <w:t xml:space="preserve">Begin deze week heb je </w:t>
      </w:r>
      <w:r w:rsidR="003B1726">
        <w:t xml:space="preserve">er </w:t>
      </w:r>
      <w:r>
        <w:t xml:space="preserve">een aantal nieuwe Matlab functies bijgeleerd. Zo weet je nu hoe je een sinus kunt </w:t>
      </w:r>
      <w:r w:rsidR="003B1726">
        <w:t>berekenen</w:t>
      </w:r>
      <w:r>
        <w:t xml:space="preserve"> in Matlab. Je weet hoe je </w:t>
      </w:r>
      <w:r w:rsidR="00774B96">
        <w:t xml:space="preserve">een maximum waarde uit een vector haalt en een minimum waarde. </w:t>
      </w:r>
      <w:r w:rsidR="00FC41F8">
        <w:rPr>
          <w:i/>
        </w:rPr>
        <w:t>Welke Matlab functies</w:t>
      </w:r>
      <w:r w:rsidR="00FC41F8">
        <w:rPr>
          <w:rStyle w:val="Voetnootmarkering"/>
          <w:i/>
        </w:rPr>
        <w:footnoteReference w:id="1"/>
      </w:r>
      <w:r w:rsidR="00FC41F8">
        <w:rPr>
          <w:i/>
        </w:rPr>
        <w:t xml:space="preserve"> kun je daar ook alweer voor gebruiken? </w:t>
      </w:r>
      <w:r w:rsidR="00774B96">
        <w:t xml:space="preserve">Ook weet je hoe je de min-tekens uit </w:t>
      </w:r>
      <w:r w:rsidR="004B61AF">
        <w:t xml:space="preserve">de elementen van </w:t>
      </w:r>
      <w:r w:rsidR="00774B96">
        <w:t>een vector</w:t>
      </w:r>
      <w:r w:rsidR="00D5311D">
        <w:rPr>
          <w:rStyle w:val="Voetnootmarkering"/>
        </w:rPr>
        <w:footnoteReference w:id="2"/>
      </w:r>
      <w:r w:rsidR="00774B96">
        <w:t xml:space="preserve"> kunt halen. Namelijk met behulp van </w:t>
      </w:r>
      <w:r w:rsidR="003B1726">
        <w:t>de functie</w:t>
      </w:r>
      <w:r w:rsidR="00774B96">
        <w:t xml:space="preserve"> </w:t>
      </w:r>
      <w:r w:rsidR="00774B96" w:rsidRPr="00F029FC">
        <w:rPr>
          <w:rFonts w:ascii="Consolas" w:hAnsi="Consolas"/>
        </w:rPr>
        <w:t>abs()</w:t>
      </w:r>
      <w:r w:rsidR="00774B96">
        <w:t xml:space="preserve">. </w:t>
      </w:r>
    </w:p>
    <w:p w14:paraId="179BDF14" w14:textId="77777777" w:rsidR="00774B96" w:rsidRDefault="00774B96" w:rsidP="00774B96">
      <w:pPr>
        <w:pStyle w:val="Kop2"/>
      </w:pPr>
      <w:bookmarkStart w:id="4" w:name="_Toc487553070"/>
      <w:r>
        <w:t>Eerder behandelde operatoren</w:t>
      </w:r>
      <w:bookmarkEnd w:id="4"/>
    </w:p>
    <w:p w14:paraId="51C9D2AA" w14:textId="6E10F17A" w:rsidR="00774B96" w:rsidRDefault="00774B96" w:rsidP="009A5658">
      <w:r>
        <w:t>In dit deel van de cursus Biostatica – Matlab gaan we kijken naar logische operaties.</w:t>
      </w:r>
      <w:r w:rsidR="00FC41F8">
        <w:t xml:space="preserve"> Dat zijn operaties op nullen en op enen met als resultaat een nul of een één.</w:t>
      </w:r>
      <w:r>
        <w:t xml:space="preserve"> In lesweek 1.1 hebben we verschillende operaties gezien. Dit is een </w:t>
      </w:r>
      <w:r w:rsidR="00411875">
        <w:t>(</w:t>
      </w:r>
      <w:r>
        <w:t xml:space="preserve">niet </w:t>
      </w:r>
      <w:r w:rsidR="00411875">
        <w:t>compleet)</w:t>
      </w:r>
      <w:r>
        <w:t xml:space="preserve"> overzicht:</w:t>
      </w:r>
    </w:p>
    <w:p w14:paraId="7C5EDF06" w14:textId="31E6AEC8" w:rsidR="00774B96" w:rsidRPr="001F17D9" w:rsidRDefault="00774B96" w:rsidP="001F17D9">
      <w:pPr>
        <w:ind w:left="360"/>
        <w:rPr>
          <w:b/>
          <w:sz w:val="28"/>
        </w:rPr>
      </w:pP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p>
    <w:p w14:paraId="5E9EF1B3" w14:textId="1B0CB694" w:rsidR="00774B96" w:rsidRDefault="00774B96" w:rsidP="00774B96">
      <w:r>
        <w:t>Herinner je nog welke operator wat doet? Zo niet</w:t>
      </w:r>
      <w:r w:rsidR="00411875">
        <w:t>,</w:t>
      </w:r>
      <w:r>
        <w:t xml:space="preserve"> kijk d</w:t>
      </w:r>
      <w:r w:rsidR="00D5311D">
        <w:t xml:space="preserve">an eens terug </w:t>
      </w:r>
      <w:r w:rsidR="00411875">
        <w:t xml:space="preserve">in de betreffende </w:t>
      </w:r>
      <w:r w:rsidR="00D5311D">
        <w:t xml:space="preserve">sectie van </w:t>
      </w:r>
      <w:r w:rsidR="00411875">
        <w:t xml:space="preserve">reader </w:t>
      </w:r>
      <w:r w:rsidR="00D5311D">
        <w:t>1.1 en maak de bijbehorende opgaven om de kennis goed te laten verankeren.</w:t>
      </w:r>
    </w:p>
    <w:p w14:paraId="12AB3812" w14:textId="77777777" w:rsidR="00774B96" w:rsidRDefault="00774B96" w:rsidP="00774B96">
      <w:pPr>
        <w:pStyle w:val="Kop2"/>
      </w:pPr>
      <w:bookmarkStart w:id="5" w:name="_Toc487553071"/>
      <w:r>
        <w:t>Nieuwe operatoren</w:t>
      </w:r>
      <w:bookmarkEnd w:id="5"/>
    </w:p>
    <w:p w14:paraId="4D92CE6C" w14:textId="77777777" w:rsidR="00774B96" w:rsidRDefault="00774B96" w:rsidP="00774B96">
      <w:r>
        <w:t>In dit deel gaan we de lijst aan operatoren verder uitbreiden</w:t>
      </w:r>
      <w:r w:rsidR="00FC41F8">
        <w:t xml:space="preserve"> met </w:t>
      </w:r>
      <w:r w:rsidR="00FC41F8">
        <w:rPr>
          <w:i/>
        </w:rPr>
        <w:t>logische operatoren</w:t>
      </w:r>
      <w:r>
        <w:t xml:space="preserve">. </w:t>
      </w:r>
    </w:p>
    <w:p w14:paraId="1405F4CE" w14:textId="77777777" w:rsidR="00774B96" w:rsidRDefault="00774B96" w:rsidP="00774B96">
      <w:pPr>
        <w:rPr>
          <w:i/>
        </w:rPr>
      </w:pPr>
      <w:r>
        <w:rPr>
          <w:i/>
        </w:rPr>
        <w:t>Waarom is dat handig?</w:t>
      </w:r>
    </w:p>
    <w:p w14:paraId="438D4812" w14:textId="3E6911B5" w:rsidR="00774B96" w:rsidRDefault="00774B96" w:rsidP="00774B96">
      <w:r>
        <w:t xml:space="preserve">Er zijn verschillende handelingen die we in een programmeertaal willen uitvoeren. De voorgaande handelingen hebben te maken met wiskundige </w:t>
      </w:r>
      <w:r w:rsidR="00D5311D">
        <w:t xml:space="preserve">operaties </w:t>
      </w:r>
      <w:r>
        <w:t xml:space="preserve">en vector operaties. </w:t>
      </w:r>
      <w:r w:rsidR="00B6570F">
        <w:t>H</w:t>
      </w:r>
      <w:r>
        <w:t xml:space="preserve">et gebruik van een programmeertaal </w:t>
      </w:r>
      <w:r w:rsidR="00B6570F">
        <w:t xml:space="preserve">is echter </w:t>
      </w:r>
      <w:r>
        <w:t xml:space="preserve">meer dan alleen het uitvoeren van wiskundige </w:t>
      </w:r>
      <w:r w:rsidR="00D5311D">
        <w:t xml:space="preserve">en vector </w:t>
      </w:r>
      <w:r>
        <w:t xml:space="preserve">handelingen. </w:t>
      </w:r>
    </w:p>
    <w:p w14:paraId="1E12AE16" w14:textId="3ED3FE62" w:rsidR="00774B96" w:rsidRDefault="00774B96" w:rsidP="00774B96">
      <w:r>
        <w:t>Er zijn twee activiteiten die altijd terugkomen als je gaat programmer</w:t>
      </w:r>
      <w:r w:rsidR="00986292">
        <w:t>en</w:t>
      </w:r>
      <w:r w:rsidR="00B6570F">
        <w:t>,</w:t>
      </w:r>
      <w:r w:rsidR="00986292">
        <w:t xml:space="preserve"> ongeacht de programmeertaal:</w:t>
      </w:r>
    </w:p>
    <w:p w14:paraId="4DAD49C6" w14:textId="77777777" w:rsidR="00774B96" w:rsidRPr="00986292" w:rsidRDefault="00774B96" w:rsidP="00774B96">
      <w:pPr>
        <w:pStyle w:val="Lijstalinea"/>
        <w:numPr>
          <w:ilvl w:val="0"/>
          <w:numId w:val="17"/>
        </w:numPr>
      </w:pPr>
      <w:r w:rsidRPr="00986292">
        <w:t>Herhalen</w:t>
      </w:r>
      <w:r w:rsidR="00D5311D" w:rsidRPr="00986292">
        <w:t xml:space="preserve"> van iets</w:t>
      </w:r>
    </w:p>
    <w:p w14:paraId="0BF40B39" w14:textId="77777777" w:rsidR="00774B96" w:rsidRPr="00986292" w:rsidRDefault="00774B96" w:rsidP="00774B96">
      <w:pPr>
        <w:pStyle w:val="Lijstalinea"/>
        <w:numPr>
          <w:ilvl w:val="0"/>
          <w:numId w:val="17"/>
        </w:numPr>
      </w:pPr>
      <w:r w:rsidRPr="00986292">
        <w:t>En het maken van beslissingen</w:t>
      </w:r>
    </w:p>
    <w:p w14:paraId="5C05EDE4" w14:textId="7481485A" w:rsidR="00774B96" w:rsidRDefault="00020D4F" w:rsidP="007F1AE9">
      <w:r>
        <w:t>Beide worden behandeld in deze reader, maar ze vereisen allebei kennis van een ander onderwerp: logische operatoren.</w:t>
      </w:r>
      <w:r w:rsidR="00FC41F8">
        <w:t xml:space="preserve"> </w:t>
      </w:r>
    </w:p>
    <w:p w14:paraId="11604A9F" w14:textId="77777777" w:rsidR="00111A1D" w:rsidRDefault="00111A1D" w:rsidP="00111A1D">
      <w:pPr>
        <w:rPr>
          <w:b/>
          <w:color w:val="70AD47" w:themeColor="accent6"/>
        </w:rPr>
      </w:pPr>
      <w:r>
        <w:rPr>
          <w:b/>
          <w:color w:val="70AD47" w:themeColor="accent6"/>
        </w:rPr>
        <w:t xml:space="preserve">Zie je een fout? Of heb je een aanbeveling, dan horen we dat graag! Stuur dan een e-mail naar </w:t>
      </w:r>
      <w:hyperlink r:id="rId10" w:history="1">
        <w:r>
          <w:rPr>
            <w:rStyle w:val="Hyperlink"/>
            <w:b/>
          </w:rPr>
          <w:t>mjschrau@hhs.nl</w:t>
        </w:r>
      </w:hyperlink>
      <w:r>
        <w:rPr>
          <w:b/>
          <w:color w:val="70AD47" w:themeColor="accent6"/>
        </w:rPr>
        <w:t xml:space="preserve"> en wij passen het dan z.s.m. aan.</w:t>
      </w:r>
    </w:p>
    <w:p w14:paraId="361B61D2" w14:textId="77777777" w:rsidR="00111A1D" w:rsidRDefault="00111A1D" w:rsidP="00111A1D">
      <w:pPr>
        <w:rPr>
          <w:b/>
          <w:color w:val="70AD47" w:themeColor="accent6"/>
        </w:rPr>
      </w:pPr>
      <w:hyperlink r:id="rId11" w:history="1">
        <w:r w:rsidRPr="008D7743">
          <w:rPr>
            <w:rStyle w:val="Hyperlink"/>
            <w:b/>
          </w:rPr>
          <w:t>Je mag ook hier je suggesties doen.</w:t>
        </w:r>
      </w:hyperlink>
    </w:p>
    <w:p w14:paraId="163DA66A" w14:textId="4527700C" w:rsidR="005160C3" w:rsidRDefault="005160C3">
      <w:pPr>
        <w:rPr>
          <w:rFonts w:eastAsia="Times New Roman" w:cs="Times New Roman"/>
          <w:b/>
        </w:rPr>
      </w:pPr>
      <w:r>
        <w:rPr>
          <w:rFonts w:eastAsia="Times New Roman" w:cs="Times New Roman"/>
          <w:b/>
        </w:rPr>
        <w:br w:type="page"/>
      </w:r>
    </w:p>
    <w:p w14:paraId="5625E81B" w14:textId="77777777" w:rsidR="009A5658" w:rsidRDefault="00CF0201" w:rsidP="00CF0201">
      <w:pPr>
        <w:pStyle w:val="Kop1"/>
      </w:pPr>
      <w:bookmarkStart w:id="6" w:name="_Toc487553073"/>
      <w:r>
        <w:lastRenderedPageBreak/>
        <w:t>Logische operaties</w:t>
      </w:r>
      <w:bookmarkEnd w:id="6"/>
    </w:p>
    <w:p w14:paraId="57920150" w14:textId="77777777" w:rsidR="00712B65" w:rsidRDefault="00F029FC" w:rsidP="00CF0201">
      <w:r>
        <w:t>Een voorbeeld: een student moet op basis van meetdata (krachten in Newton) bepalen of een proefpersoon boven een bepaalde kracht uitkomt. In dat geval moet het programma de kracht weergeven in een figuur.</w:t>
      </w:r>
      <w:r w:rsidR="00BC2E3D">
        <w:t xml:space="preserve"> Zo niet, dan moet de kracht niet worden weergegeven.</w:t>
      </w:r>
      <w:r>
        <w:t xml:space="preserve"> </w:t>
      </w:r>
      <w:r w:rsidR="00BC2E3D">
        <w:t>Hier</w:t>
      </w:r>
      <w:r>
        <w:t xml:space="preserve"> moet  een beslissing worden ge</w:t>
      </w:r>
      <w:r w:rsidR="00BC2E3D">
        <w:t>nomen</w:t>
      </w:r>
      <w:r>
        <w:t xml:space="preserve">. </w:t>
      </w:r>
    </w:p>
    <w:p w14:paraId="11C99E5E" w14:textId="4156C610" w:rsidR="00712B65" w:rsidRDefault="00712B65" w:rsidP="00CF0201">
      <w:r>
        <w:t xml:space="preserve">Het maken van deze beslissing gebeurd op basis van een test. Namelijk de test of de kracht groter is dan een bepaalde waarde. Het resultaat van deze test is waar of onwaar. Een binair resultaat. Deze test vindt plaats m.b.v. </w:t>
      </w:r>
      <w:r w:rsidR="00F029FC">
        <w:t>logische operatoren.</w:t>
      </w:r>
    </w:p>
    <w:p w14:paraId="290A59B9" w14:textId="7089BAA4" w:rsidR="00F029FC" w:rsidRPr="00712B65" w:rsidRDefault="00712B65" w:rsidP="00CF0201">
      <w:r>
        <w:t xml:space="preserve">Stel, je mag je programma enkel uitvoeren als een bepaalde vector gevuld is. Dit moet je testen en ook deze test wordt </w:t>
      </w:r>
      <w:r>
        <w:rPr>
          <w:i/>
        </w:rPr>
        <w:t>geëvalueerd</w:t>
      </w:r>
      <w:r>
        <w:rPr>
          <w:rStyle w:val="Voetnootmarkering"/>
          <w:i/>
        </w:rPr>
        <w:footnoteReference w:id="3"/>
      </w:r>
      <w:r>
        <w:t xml:space="preserve"> tot een waar of onwaar.</w:t>
      </w:r>
    </w:p>
    <w:p w14:paraId="0D20CAAD" w14:textId="77777777" w:rsidR="00CF0201" w:rsidRDefault="00D31248" w:rsidP="00CF0201">
      <w:r>
        <w:t>Beslissingen en herhalinge</w:t>
      </w:r>
      <w:r w:rsidR="00CF0201">
        <w:t xml:space="preserve">n worden gebaseerd op </w:t>
      </w:r>
      <w:r w:rsidR="00CF0201">
        <w:rPr>
          <w:i/>
        </w:rPr>
        <w:t>logische operaties</w:t>
      </w:r>
      <w:r w:rsidR="00CF0201">
        <w:t xml:space="preserve"> en </w:t>
      </w:r>
      <w:r w:rsidR="00CF0201" w:rsidRPr="00CF0201">
        <w:rPr>
          <w:i/>
        </w:rPr>
        <w:t>relationele operaties</w:t>
      </w:r>
      <w:r w:rsidR="00CF0201">
        <w:t>. Laten we beginnen bij het begin: de</w:t>
      </w:r>
      <w:r w:rsidR="00CF0201" w:rsidRPr="00E13F0D">
        <w:rPr>
          <w:i/>
        </w:rPr>
        <w:t xml:space="preserve"> logische operaties</w:t>
      </w:r>
      <w:r w:rsidR="00CF0201">
        <w:t>.</w:t>
      </w:r>
    </w:p>
    <w:p w14:paraId="3E0C18BA" w14:textId="17D4FC87" w:rsidR="00CF0201" w:rsidRDefault="00CF0201" w:rsidP="00CF0201">
      <w:r>
        <w:t xml:space="preserve">Het is belangrijk op te merken dat we in de volgende secties </w:t>
      </w:r>
      <w:r w:rsidR="00752678">
        <w:t xml:space="preserve">telkens </w:t>
      </w:r>
      <w:r>
        <w:t xml:space="preserve">uitgaan van twee (binaire) situaties. Situaties die WAAR (TRUE) zijn en situaties die ONWAAR (FALSE) zijn. </w:t>
      </w:r>
      <w:r w:rsidR="00752678">
        <w:t>Meer specifiek, w</w:t>
      </w:r>
      <w:r>
        <w:t xml:space="preserve">e gaan denken in termen van </w:t>
      </w:r>
      <w:r w:rsidRPr="00723038">
        <w:rPr>
          <w:i/>
        </w:rPr>
        <w:t>stellingen</w:t>
      </w:r>
      <w:r>
        <w:t xml:space="preserve"> die WAAR of ONWAAR zijn</w:t>
      </w:r>
      <w:r w:rsidR="00BC2E3D">
        <w:t>, bijvoorbeeld</w:t>
      </w:r>
      <w:r>
        <w:t>: ‘Herre Faber is groter, qua lengte, dan Aad Lagerberg’. Deze stelling is</w:t>
      </w:r>
      <w:r w:rsidR="00E13F0D">
        <w:t xml:space="preserve"> trouwens</w:t>
      </w:r>
      <w:r>
        <w:t xml:space="preserve"> ONWAAR. </w:t>
      </w:r>
    </w:p>
    <w:p w14:paraId="711D7527" w14:textId="025295FD" w:rsidR="00FC263E" w:rsidRDefault="00CF0201" w:rsidP="00CF0201">
      <w:r>
        <w:t>Om te herhalen en om te beslissen</w:t>
      </w:r>
      <w:r w:rsidR="00B2416C">
        <w:t>,</w:t>
      </w:r>
      <w:r>
        <w:t xml:space="preserve"> moeten we stellingen zo ontwerpen dat ze WAAR of ONWAAR zijn. </w:t>
      </w:r>
    </w:p>
    <w:p w14:paraId="1224545A" w14:textId="77777777" w:rsidR="00CF0201" w:rsidRDefault="00FC263E" w:rsidP="00CF0201">
      <w:r>
        <w:t xml:space="preserve">In Matlab wordt </w:t>
      </w:r>
      <w:r w:rsidR="00CF0201">
        <w:t xml:space="preserve">de nul (0) altijd aan </w:t>
      </w:r>
      <w:r>
        <w:t xml:space="preserve">gerelateerd aan </w:t>
      </w:r>
      <w:r w:rsidR="00CF0201">
        <w:t xml:space="preserve">ONWAAR. En </w:t>
      </w:r>
      <w:r w:rsidR="00CF0201" w:rsidRPr="00D31248">
        <w:rPr>
          <w:i/>
          <w:u w:val="single"/>
        </w:rPr>
        <w:t>alles wat ongelijk is aan nul is altijd WAAR</w:t>
      </w:r>
      <w:r w:rsidR="00CF0201">
        <w:t>. Vaak wordt dit samengevat als:</w:t>
      </w:r>
    </w:p>
    <w:p w14:paraId="16C4CBDA" w14:textId="77777777" w:rsidR="00E13F0D" w:rsidRDefault="00E13F0D" w:rsidP="00E13F0D">
      <w:pPr>
        <w:pStyle w:val="Bijschrift"/>
        <w:keepNext/>
        <w:jc w:val="center"/>
      </w:pPr>
      <w:r>
        <w:t xml:space="preserve">Tabel </w:t>
      </w:r>
      <w:r w:rsidR="00135CF1">
        <w:fldChar w:fldCharType="begin"/>
      </w:r>
      <w:r w:rsidR="00135CF1">
        <w:instrText xml:space="preserve"> SEQ Tabel \* ARABIC </w:instrText>
      </w:r>
      <w:r w:rsidR="00135CF1">
        <w:fldChar w:fldCharType="separate"/>
      </w:r>
      <w:r w:rsidR="00C26B2F">
        <w:rPr>
          <w:noProof/>
        </w:rPr>
        <w:t>1</w:t>
      </w:r>
      <w:r w:rsidR="00135CF1">
        <w:rPr>
          <w:noProof/>
        </w:rPr>
        <w:fldChar w:fldCharType="end"/>
      </w:r>
      <w:r>
        <w:t>: de twee uitgangssituaties</w:t>
      </w:r>
    </w:p>
    <w:tbl>
      <w:tblPr>
        <w:tblStyle w:val="Tabelraster"/>
        <w:tblW w:w="0" w:type="auto"/>
        <w:jc w:val="center"/>
        <w:tblLook w:val="04A0" w:firstRow="1" w:lastRow="0" w:firstColumn="1" w:lastColumn="0" w:noHBand="0" w:noVBand="1"/>
      </w:tblPr>
      <w:tblGrid>
        <w:gridCol w:w="1074"/>
        <w:gridCol w:w="786"/>
      </w:tblGrid>
      <w:tr w:rsidR="00CF0201" w14:paraId="173E2089" w14:textId="77777777" w:rsidTr="00E13F0D">
        <w:trPr>
          <w:jc w:val="center"/>
        </w:trPr>
        <w:tc>
          <w:tcPr>
            <w:tcW w:w="0" w:type="auto"/>
          </w:tcPr>
          <w:p w14:paraId="16CD24CB" w14:textId="77777777" w:rsidR="00CF0201" w:rsidRDefault="00CF0201" w:rsidP="00F65854">
            <w:pPr>
              <w:jc w:val="center"/>
            </w:pPr>
            <w:r>
              <w:t>ONWAAR</w:t>
            </w:r>
          </w:p>
        </w:tc>
        <w:tc>
          <w:tcPr>
            <w:tcW w:w="0" w:type="auto"/>
          </w:tcPr>
          <w:p w14:paraId="570934DF" w14:textId="77777777" w:rsidR="00CF0201" w:rsidRDefault="00CF0201" w:rsidP="00F65854">
            <w:pPr>
              <w:jc w:val="center"/>
            </w:pPr>
            <w:r>
              <w:t>WAAR</w:t>
            </w:r>
          </w:p>
        </w:tc>
      </w:tr>
      <w:tr w:rsidR="00CF0201" w14:paraId="4FE5915A" w14:textId="77777777" w:rsidTr="00E13F0D">
        <w:trPr>
          <w:jc w:val="center"/>
        </w:trPr>
        <w:tc>
          <w:tcPr>
            <w:tcW w:w="0" w:type="auto"/>
          </w:tcPr>
          <w:p w14:paraId="4572F339" w14:textId="77777777" w:rsidR="00CF0201" w:rsidRDefault="00F65854" w:rsidP="00F65854">
            <w:pPr>
              <w:jc w:val="center"/>
            </w:pPr>
            <w:r>
              <w:t>0</w:t>
            </w:r>
          </w:p>
        </w:tc>
        <w:tc>
          <w:tcPr>
            <w:tcW w:w="0" w:type="auto"/>
          </w:tcPr>
          <w:p w14:paraId="65E9A82C" w14:textId="77777777" w:rsidR="00CF0201" w:rsidRDefault="00F65854" w:rsidP="00F65854">
            <w:pPr>
              <w:jc w:val="center"/>
            </w:pPr>
            <w:r>
              <w:t>1</w:t>
            </w:r>
          </w:p>
        </w:tc>
      </w:tr>
      <w:tr w:rsidR="00F65854" w14:paraId="0558D465" w14:textId="77777777" w:rsidTr="00E13F0D">
        <w:trPr>
          <w:jc w:val="center"/>
        </w:trPr>
        <w:tc>
          <w:tcPr>
            <w:tcW w:w="0" w:type="auto"/>
          </w:tcPr>
          <w:p w14:paraId="3505FCB8" w14:textId="77777777" w:rsidR="00F65854" w:rsidRDefault="00F65854" w:rsidP="00F65854">
            <w:pPr>
              <w:jc w:val="center"/>
            </w:pPr>
            <w:r>
              <w:t>Nul</w:t>
            </w:r>
          </w:p>
        </w:tc>
        <w:tc>
          <w:tcPr>
            <w:tcW w:w="0" w:type="auto"/>
          </w:tcPr>
          <w:p w14:paraId="41BCDC36" w14:textId="77777777" w:rsidR="00F65854" w:rsidRDefault="00F65854" w:rsidP="00F65854">
            <w:pPr>
              <w:jc w:val="center"/>
            </w:pPr>
            <w:r>
              <w:t>Één</w:t>
            </w:r>
          </w:p>
        </w:tc>
      </w:tr>
      <w:tr w:rsidR="00A82C75" w14:paraId="524A0E5A" w14:textId="77777777" w:rsidTr="00E13F0D">
        <w:trPr>
          <w:jc w:val="center"/>
        </w:trPr>
        <w:tc>
          <w:tcPr>
            <w:tcW w:w="0" w:type="auto"/>
          </w:tcPr>
          <w:p w14:paraId="3BD8D2D3" w14:textId="77777777" w:rsidR="00A82C75" w:rsidRDefault="00A82C75" w:rsidP="00F65854">
            <w:pPr>
              <w:jc w:val="center"/>
            </w:pPr>
            <w:r>
              <w:t>false</w:t>
            </w:r>
          </w:p>
        </w:tc>
        <w:tc>
          <w:tcPr>
            <w:tcW w:w="0" w:type="auto"/>
          </w:tcPr>
          <w:p w14:paraId="081CC1F8" w14:textId="77777777" w:rsidR="00A82C75" w:rsidRDefault="00A82C75" w:rsidP="00F65854">
            <w:pPr>
              <w:jc w:val="center"/>
            </w:pPr>
            <w:r>
              <w:t>true</w:t>
            </w:r>
          </w:p>
        </w:tc>
      </w:tr>
    </w:tbl>
    <w:p w14:paraId="7E156291" w14:textId="77777777" w:rsidR="00CF0201" w:rsidRDefault="00CF0201" w:rsidP="00CF0201">
      <w:r>
        <w:t xml:space="preserve">  </w:t>
      </w:r>
    </w:p>
    <w:p w14:paraId="157346A5" w14:textId="3C44B97E" w:rsidR="00F65854" w:rsidRPr="00712B65" w:rsidRDefault="00F65854" w:rsidP="00CF0201">
      <w:pPr>
        <w:rPr>
          <w:b/>
          <w:lang w:val="en-US"/>
        </w:rPr>
      </w:pPr>
      <w:r w:rsidRPr="00712B65">
        <w:rPr>
          <w:b/>
          <w:lang w:val="en-US"/>
        </w:rPr>
        <w:t xml:space="preserve">Typ in </w:t>
      </w:r>
      <w:r w:rsidR="00B2416C" w:rsidRPr="00712B65">
        <w:rPr>
          <w:b/>
          <w:lang w:val="en-US"/>
        </w:rPr>
        <w:t>het</w:t>
      </w:r>
      <w:r w:rsidRPr="00712B65">
        <w:rPr>
          <w:b/>
          <w:lang w:val="en-US"/>
        </w:rPr>
        <w:t xml:space="preserve"> </w:t>
      </w:r>
      <w:r w:rsidR="00844820" w:rsidRPr="00712B65">
        <w:rPr>
          <w:b/>
          <w:lang w:val="en-US"/>
        </w:rPr>
        <w:t>Command Window</w:t>
      </w:r>
      <w:r w:rsidRPr="00712B65">
        <w:rPr>
          <w:b/>
          <w:lang w:val="en-US"/>
        </w:rPr>
        <w:t>: false</w:t>
      </w:r>
    </w:p>
    <w:p w14:paraId="0269E610" w14:textId="338CE7C6" w:rsidR="00F65854" w:rsidRPr="00FC41F8" w:rsidRDefault="00F65854" w:rsidP="00CF0201">
      <w:pPr>
        <w:rPr>
          <w:b/>
          <w:lang w:val="en-US"/>
        </w:rPr>
      </w:pPr>
      <w:r w:rsidRPr="00FC41F8">
        <w:rPr>
          <w:b/>
          <w:lang w:val="en-US"/>
        </w:rPr>
        <w:t xml:space="preserve">Typ in </w:t>
      </w:r>
      <w:r w:rsidR="00B2416C">
        <w:rPr>
          <w:b/>
          <w:lang w:val="en-US"/>
        </w:rPr>
        <w:t>het</w:t>
      </w:r>
      <w:r w:rsidRPr="00FC41F8">
        <w:rPr>
          <w:b/>
          <w:lang w:val="en-US"/>
        </w:rPr>
        <w:t xml:space="preserve"> </w:t>
      </w:r>
      <w:r w:rsidR="00844820">
        <w:rPr>
          <w:b/>
          <w:lang w:val="en-US"/>
        </w:rPr>
        <w:t>Command Window</w:t>
      </w:r>
      <w:r w:rsidRPr="00FC41F8">
        <w:rPr>
          <w:b/>
          <w:lang w:val="en-US"/>
        </w:rPr>
        <w:t>: true</w:t>
      </w:r>
    </w:p>
    <w:tbl>
      <w:tblPr>
        <w:tblStyle w:val="Tabelraster"/>
        <w:tblW w:w="0" w:type="auto"/>
        <w:tblLook w:val="04A0" w:firstRow="1" w:lastRow="0" w:firstColumn="1" w:lastColumn="0" w:noHBand="0" w:noVBand="1"/>
      </w:tblPr>
      <w:tblGrid>
        <w:gridCol w:w="9062"/>
      </w:tblGrid>
      <w:tr w:rsidR="0041784A" w:rsidRPr="006F67AB" w14:paraId="0B926CC0" w14:textId="77777777" w:rsidTr="007F2EEF">
        <w:tc>
          <w:tcPr>
            <w:tcW w:w="9062" w:type="dxa"/>
            <w:shd w:val="clear" w:color="auto" w:fill="D9D9D9" w:themeFill="background1" w:themeFillShade="D9"/>
          </w:tcPr>
          <w:p w14:paraId="33AB972E" w14:textId="77777777" w:rsidR="0041784A" w:rsidRPr="00FC41F8" w:rsidRDefault="0041784A" w:rsidP="007F2EEF">
            <w:pPr>
              <w:rPr>
                <w:rFonts w:eastAsia="Times New Roman" w:cs="Times New Roman"/>
                <w:lang w:val="en-US"/>
              </w:rPr>
            </w:pPr>
          </w:p>
          <w:p w14:paraId="58D38F5C" w14:textId="77777777" w:rsidR="0041784A" w:rsidRPr="0041784A" w:rsidRDefault="0041784A" w:rsidP="0041784A">
            <w:r w:rsidRPr="0041784A">
              <w:t>Wat valt op?</w:t>
            </w:r>
            <w:r w:rsidR="00D31248">
              <w:t xml:space="preserve"> Welke waardes zijn gerelateerd aan false en aan true?</w:t>
            </w:r>
          </w:p>
          <w:p w14:paraId="472FB07C" w14:textId="77777777" w:rsidR="0041784A" w:rsidRPr="006F67AB" w:rsidRDefault="0041784A" w:rsidP="007F2EEF">
            <w:pPr>
              <w:rPr>
                <w:rFonts w:eastAsia="Times New Roman" w:cs="Times New Roman"/>
              </w:rPr>
            </w:pPr>
          </w:p>
        </w:tc>
      </w:tr>
    </w:tbl>
    <w:p w14:paraId="0B62C437" w14:textId="77777777" w:rsidR="0041784A" w:rsidRDefault="0041784A" w:rsidP="00CF0201">
      <w:pPr>
        <w:rPr>
          <w:i/>
        </w:rPr>
      </w:pPr>
    </w:p>
    <w:p w14:paraId="670E29E0" w14:textId="435748FD" w:rsidR="00D31248" w:rsidRDefault="00D31248" w:rsidP="00CF0201">
      <w:r>
        <w:t xml:space="preserve">De volgende operatoren, </w:t>
      </w:r>
      <w:r w:rsidR="00FC263E">
        <w:t>de AND, OR en NOT vormen de basis van de logische operaties</w:t>
      </w:r>
      <w:r>
        <w:t xml:space="preserve"> van elke digitale omgeving. Onder water werkt alles, echt alles</w:t>
      </w:r>
      <w:r w:rsidR="00D5311D">
        <w:t>,</w:t>
      </w:r>
      <w:r>
        <w:t xml:space="preserve"> op basis van deze drie digitale logische operatoren.</w:t>
      </w:r>
      <w:r w:rsidR="00CE0AB4">
        <w:t xml:space="preserve"> </w:t>
      </w:r>
      <w:r w:rsidR="00D5311D">
        <w:t>Ook als je later beslissingen moet maken</w:t>
      </w:r>
      <w:r w:rsidR="00D24437">
        <w:t>,</w:t>
      </w:r>
      <w:r w:rsidR="00D5311D">
        <w:t xml:space="preserve"> zal je de AND, OR en NOT wel eens moeten gebruiken.</w:t>
      </w:r>
    </w:p>
    <w:p w14:paraId="2569638C" w14:textId="3FA4636F" w:rsidR="00712B65" w:rsidRDefault="00712B65">
      <w:pPr>
        <w:rPr>
          <w:b/>
        </w:rPr>
      </w:pPr>
      <w:r>
        <w:rPr>
          <w:b/>
        </w:rPr>
        <w:br w:type="page"/>
      </w:r>
    </w:p>
    <w:tbl>
      <w:tblPr>
        <w:tblStyle w:val="Tabelraster"/>
        <w:tblW w:w="0" w:type="auto"/>
        <w:shd w:val="clear" w:color="auto" w:fill="FF0000"/>
        <w:tblLook w:val="04A0" w:firstRow="1" w:lastRow="0" w:firstColumn="1" w:lastColumn="0" w:noHBand="0" w:noVBand="1"/>
      </w:tblPr>
      <w:tblGrid>
        <w:gridCol w:w="9062"/>
      </w:tblGrid>
      <w:tr w:rsidR="00CE0AB4" w:rsidRPr="00CE0AB4" w14:paraId="030DF9CE" w14:textId="77777777" w:rsidTr="00CE0AB4">
        <w:tc>
          <w:tcPr>
            <w:tcW w:w="9062" w:type="dxa"/>
            <w:shd w:val="clear" w:color="auto" w:fill="FF0000"/>
          </w:tcPr>
          <w:p w14:paraId="571CBE49" w14:textId="77777777" w:rsidR="00CE0AB4" w:rsidRPr="00D5311D" w:rsidRDefault="00CE0AB4" w:rsidP="00D5311D">
            <w:pPr>
              <w:rPr>
                <w:rFonts w:eastAsia="Times New Roman" w:cs="Times New Roman"/>
                <w:b/>
                <w:color w:val="FFFFFF" w:themeColor="background1"/>
              </w:rPr>
            </w:pPr>
          </w:p>
          <w:p w14:paraId="04BCDADA" w14:textId="77777777" w:rsidR="00CE0AB4" w:rsidRPr="00CE0AB4" w:rsidRDefault="00CE0AB4" w:rsidP="00D5311D">
            <w:pPr>
              <w:rPr>
                <w:b/>
                <w:color w:val="FFFFFF" w:themeColor="background1"/>
              </w:rPr>
            </w:pPr>
            <w:r>
              <w:rPr>
                <w:b/>
                <w:color w:val="FFFFFF" w:themeColor="background1"/>
              </w:rPr>
              <w:t xml:space="preserve">Vanaf dit punt worden </w:t>
            </w:r>
            <w:r w:rsidR="00D5311D">
              <w:rPr>
                <w:b/>
                <w:color w:val="FFFFFF" w:themeColor="background1"/>
              </w:rPr>
              <w:t xml:space="preserve">standaard </w:t>
            </w:r>
            <w:r>
              <w:rPr>
                <w:b/>
                <w:color w:val="FFFFFF" w:themeColor="background1"/>
              </w:rPr>
              <w:t xml:space="preserve">de termen </w:t>
            </w:r>
            <w:r w:rsidRPr="00CE0AB4">
              <w:rPr>
                <w:b/>
                <w:color w:val="FFFFFF" w:themeColor="background1"/>
                <w:u w:val="single"/>
              </w:rPr>
              <w:t>true</w:t>
            </w:r>
            <w:r>
              <w:rPr>
                <w:b/>
                <w:color w:val="FFFFFF" w:themeColor="background1"/>
              </w:rPr>
              <w:t xml:space="preserve"> en </w:t>
            </w:r>
            <w:r>
              <w:rPr>
                <w:b/>
                <w:color w:val="FFFFFF" w:themeColor="background1"/>
                <w:u w:val="single"/>
              </w:rPr>
              <w:t>false</w:t>
            </w:r>
            <w:r w:rsidR="00D5311D">
              <w:rPr>
                <w:b/>
                <w:color w:val="FFFFFF" w:themeColor="background1"/>
              </w:rPr>
              <w:t xml:space="preserve"> gebruikt voor WAAR en ONWAAR.</w:t>
            </w:r>
          </w:p>
          <w:p w14:paraId="5C2498FD" w14:textId="77777777" w:rsidR="00CE0AB4" w:rsidRPr="00CE0AB4" w:rsidRDefault="00CE0AB4" w:rsidP="00D5311D">
            <w:pPr>
              <w:rPr>
                <w:rFonts w:eastAsia="Times New Roman" w:cs="Times New Roman"/>
                <w:b/>
                <w:color w:val="FFFFFF" w:themeColor="background1"/>
              </w:rPr>
            </w:pPr>
          </w:p>
        </w:tc>
      </w:tr>
    </w:tbl>
    <w:p w14:paraId="4A3509C9" w14:textId="77777777" w:rsidR="00CE0AB4" w:rsidRDefault="00CE0AB4" w:rsidP="00CE0AB4">
      <w:pPr>
        <w:rPr>
          <w:i/>
        </w:rPr>
      </w:pPr>
    </w:p>
    <w:p w14:paraId="6FC53577" w14:textId="77777777" w:rsidR="00CF0201" w:rsidRDefault="00CF0201" w:rsidP="00CF0201">
      <w:pPr>
        <w:pStyle w:val="Kop2"/>
      </w:pPr>
      <w:bookmarkStart w:id="7" w:name="_Toc487553074"/>
      <w:r>
        <w:t>De EN (AND) operator</w:t>
      </w:r>
      <w:bookmarkEnd w:id="7"/>
    </w:p>
    <w:p w14:paraId="7BA11814" w14:textId="163DE2DA" w:rsidR="00CF0201" w:rsidRDefault="00CF0201" w:rsidP="00CF0201">
      <w:r>
        <w:t xml:space="preserve">Je hebt mogelijk al wel eens gewerkt met de </w:t>
      </w:r>
      <w:commentRangeStart w:id="8"/>
      <w:r>
        <w:t>AND</w:t>
      </w:r>
      <w:commentRangeEnd w:id="8"/>
      <w:r w:rsidR="00B66A97">
        <w:rPr>
          <w:rStyle w:val="Verwijzingopmerking"/>
        </w:rPr>
        <w:commentReference w:id="8"/>
      </w:r>
      <w:r>
        <w:t xml:space="preserve"> operator. Als dat zo is, dan is dit waarschijnlijk een herhaling. Anders zal dit gedeelte duidelijk maken wat de EN-operator doe</w:t>
      </w:r>
      <w:r w:rsidR="00D24437">
        <w:t>t</w:t>
      </w:r>
      <w:r>
        <w:t>.</w:t>
      </w:r>
    </w:p>
    <w:p w14:paraId="6E25AF39" w14:textId="77777777" w:rsidR="00D31248" w:rsidRDefault="00E13F0D" w:rsidP="00CF0201">
      <w:r>
        <w:t>De EN-operator, verder de AND-operator genoemd, heeft twee inputs en één output. Op basis van de twee inputs genereert de AND-operator een output. Hoe de AND-operator dit doet</w:t>
      </w:r>
      <w:r w:rsidR="00D31248">
        <w:t>,</w:t>
      </w:r>
      <w:r>
        <w:t xml:space="preserve"> is te zien in de onderstaande tabel:</w:t>
      </w:r>
    </w:p>
    <w:p w14:paraId="36C01691" w14:textId="77777777" w:rsidR="00E13F0D" w:rsidRDefault="00E13F0D" w:rsidP="00E13F0D">
      <w:pPr>
        <w:pStyle w:val="Bijschrift"/>
        <w:keepNext/>
        <w:jc w:val="center"/>
      </w:pPr>
      <w:bookmarkStart w:id="9" w:name="_Ref476661587"/>
      <w:r>
        <w:t xml:space="preserve">Tabel </w:t>
      </w:r>
      <w:r w:rsidR="00135CF1">
        <w:fldChar w:fldCharType="begin"/>
      </w:r>
      <w:r w:rsidR="00135CF1">
        <w:instrText xml:space="preserve"> SEQ Tabel \* ARABIC </w:instrText>
      </w:r>
      <w:r w:rsidR="00135CF1">
        <w:fldChar w:fldCharType="separate"/>
      </w:r>
      <w:r w:rsidR="00C26B2F">
        <w:rPr>
          <w:noProof/>
        </w:rPr>
        <w:t>2</w:t>
      </w:r>
      <w:r w:rsidR="00135CF1">
        <w:rPr>
          <w:noProof/>
        </w:rPr>
        <w:fldChar w:fldCharType="end"/>
      </w:r>
      <w:bookmarkEnd w:id="9"/>
      <w:r>
        <w:t>: de AND-operator</w:t>
      </w:r>
    </w:p>
    <w:tbl>
      <w:tblPr>
        <w:tblStyle w:val="Tabelraster"/>
        <w:tblW w:w="0" w:type="auto"/>
        <w:jc w:val="center"/>
        <w:tblLook w:val="04A0" w:firstRow="1" w:lastRow="0" w:firstColumn="1" w:lastColumn="0" w:noHBand="0" w:noVBand="1"/>
      </w:tblPr>
      <w:tblGrid>
        <w:gridCol w:w="3724"/>
        <w:gridCol w:w="869"/>
        <w:gridCol w:w="862"/>
        <w:gridCol w:w="856"/>
      </w:tblGrid>
      <w:tr w:rsidR="00D5311D" w14:paraId="737A748B" w14:textId="77777777" w:rsidTr="00D5311D">
        <w:trPr>
          <w:jc w:val="center"/>
        </w:trPr>
        <w:tc>
          <w:tcPr>
            <w:tcW w:w="0" w:type="auto"/>
            <w:tcBorders>
              <w:top w:val="nil"/>
              <w:left w:val="nil"/>
              <w:bottom w:val="nil"/>
              <w:right w:val="single" w:sz="4" w:space="0" w:color="auto"/>
            </w:tcBorders>
          </w:tcPr>
          <w:p w14:paraId="022E9212" w14:textId="77777777" w:rsidR="00D5311D" w:rsidRDefault="00D5311D" w:rsidP="00CF0201"/>
        </w:tc>
        <w:tc>
          <w:tcPr>
            <w:tcW w:w="0" w:type="auto"/>
            <w:tcBorders>
              <w:left w:val="single" w:sz="4" w:space="0" w:color="auto"/>
              <w:bottom w:val="double" w:sz="4" w:space="0" w:color="auto"/>
              <w:right w:val="nil"/>
            </w:tcBorders>
          </w:tcPr>
          <w:p w14:paraId="4FA66466" w14:textId="77777777" w:rsidR="00D5311D" w:rsidRDefault="00D5311D" w:rsidP="00CF0201">
            <w:r>
              <w:t>Input A</w:t>
            </w:r>
          </w:p>
        </w:tc>
        <w:tc>
          <w:tcPr>
            <w:tcW w:w="0" w:type="auto"/>
            <w:tcBorders>
              <w:bottom w:val="double" w:sz="4" w:space="0" w:color="auto"/>
              <w:right w:val="nil"/>
            </w:tcBorders>
          </w:tcPr>
          <w:p w14:paraId="3D668F2C" w14:textId="77777777" w:rsidR="00D5311D" w:rsidRDefault="00D5311D" w:rsidP="00CF0201">
            <w:r>
              <w:t>Input B</w:t>
            </w:r>
          </w:p>
        </w:tc>
        <w:tc>
          <w:tcPr>
            <w:tcW w:w="0" w:type="auto"/>
            <w:tcBorders>
              <w:left w:val="double" w:sz="4" w:space="0" w:color="auto"/>
              <w:bottom w:val="double" w:sz="4" w:space="0" w:color="auto"/>
            </w:tcBorders>
          </w:tcPr>
          <w:p w14:paraId="228F6DF7" w14:textId="77777777" w:rsidR="00D5311D" w:rsidRDefault="00D5311D" w:rsidP="00CF0201">
            <w:r>
              <w:t>Output</w:t>
            </w:r>
          </w:p>
        </w:tc>
      </w:tr>
      <w:tr w:rsidR="00D5311D" w14:paraId="3E8E33F9" w14:textId="77777777" w:rsidTr="00D5311D">
        <w:trPr>
          <w:jc w:val="center"/>
        </w:trPr>
        <w:tc>
          <w:tcPr>
            <w:tcW w:w="0" w:type="auto"/>
            <w:tcBorders>
              <w:top w:val="nil"/>
              <w:left w:val="nil"/>
              <w:bottom w:val="nil"/>
              <w:right w:val="single" w:sz="4" w:space="0" w:color="auto"/>
            </w:tcBorders>
          </w:tcPr>
          <w:p w14:paraId="3BD5F434" w14:textId="77777777" w:rsidR="00D5311D" w:rsidRDefault="00D5311D" w:rsidP="00E13F0D">
            <w:pPr>
              <w:jc w:val="center"/>
            </w:pPr>
            <w:r>
              <w:t>De twee inputs zijn nul</w:t>
            </w:r>
          </w:p>
        </w:tc>
        <w:tc>
          <w:tcPr>
            <w:tcW w:w="0" w:type="auto"/>
            <w:tcBorders>
              <w:top w:val="double" w:sz="4" w:space="0" w:color="auto"/>
              <w:left w:val="single" w:sz="4" w:space="0" w:color="auto"/>
              <w:right w:val="nil"/>
            </w:tcBorders>
          </w:tcPr>
          <w:p w14:paraId="1A064489" w14:textId="77777777" w:rsidR="00D5311D" w:rsidRDefault="00D5311D" w:rsidP="00E13F0D">
            <w:pPr>
              <w:jc w:val="center"/>
            </w:pPr>
            <w:r>
              <w:t>0</w:t>
            </w:r>
          </w:p>
        </w:tc>
        <w:tc>
          <w:tcPr>
            <w:tcW w:w="0" w:type="auto"/>
            <w:tcBorders>
              <w:top w:val="double" w:sz="4" w:space="0" w:color="auto"/>
              <w:right w:val="nil"/>
            </w:tcBorders>
          </w:tcPr>
          <w:p w14:paraId="7D8006D8" w14:textId="77777777" w:rsidR="00D5311D" w:rsidRDefault="00D5311D" w:rsidP="00E13F0D">
            <w:pPr>
              <w:jc w:val="center"/>
            </w:pPr>
            <w:r>
              <w:t>0</w:t>
            </w:r>
          </w:p>
        </w:tc>
        <w:tc>
          <w:tcPr>
            <w:tcW w:w="0" w:type="auto"/>
            <w:tcBorders>
              <w:top w:val="double" w:sz="4" w:space="0" w:color="auto"/>
              <w:left w:val="double" w:sz="4" w:space="0" w:color="auto"/>
            </w:tcBorders>
          </w:tcPr>
          <w:p w14:paraId="33938CD2" w14:textId="77777777" w:rsidR="00D5311D" w:rsidRDefault="00D5311D" w:rsidP="00E13F0D">
            <w:pPr>
              <w:jc w:val="center"/>
            </w:pPr>
            <w:r>
              <w:t>0</w:t>
            </w:r>
          </w:p>
        </w:tc>
      </w:tr>
      <w:tr w:rsidR="00D5311D" w14:paraId="69B9B225" w14:textId="77777777" w:rsidTr="00D5311D">
        <w:trPr>
          <w:jc w:val="center"/>
        </w:trPr>
        <w:tc>
          <w:tcPr>
            <w:tcW w:w="0" w:type="auto"/>
            <w:tcBorders>
              <w:top w:val="nil"/>
              <w:left w:val="nil"/>
              <w:bottom w:val="nil"/>
              <w:right w:val="single" w:sz="4" w:space="0" w:color="auto"/>
            </w:tcBorders>
          </w:tcPr>
          <w:p w14:paraId="706CAF92" w14:textId="2B36906C" w:rsidR="00D5311D" w:rsidRDefault="00D24437" w:rsidP="00D24437">
            <w:pPr>
              <w:jc w:val="center"/>
            </w:pPr>
            <w:r>
              <w:t>1 input is nul, de ander ongelijk aan nul</w:t>
            </w:r>
          </w:p>
        </w:tc>
        <w:tc>
          <w:tcPr>
            <w:tcW w:w="0" w:type="auto"/>
            <w:tcBorders>
              <w:left w:val="single" w:sz="4" w:space="0" w:color="auto"/>
              <w:right w:val="nil"/>
            </w:tcBorders>
          </w:tcPr>
          <w:p w14:paraId="14986542" w14:textId="77777777" w:rsidR="00D5311D" w:rsidRDefault="00D5311D" w:rsidP="00E13F0D">
            <w:pPr>
              <w:jc w:val="center"/>
            </w:pPr>
            <w:r>
              <w:t>0</w:t>
            </w:r>
          </w:p>
        </w:tc>
        <w:tc>
          <w:tcPr>
            <w:tcW w:w="0" w:type="auto"/>
            <w:tcBorders>
              <w:right w:val="nil"/>
            </w:tcBorders>
          </w:tcPr>
          <w:p w14:paraId="35715A23" w14:textId="77777777" w:rsidR="00D5311D" w:rsidRDefault="00D5311D" w:rsidP="00E13F0D">
            <w:pPr>
              <w:jc w:val="center"/>
            </w:pPr>
            <w:r>
              <w:t>1</w:t>
            </w:r>
          </w:p>
        </w:tc>
        <w:tc>
          <w:tcPr>
            <w:tcW w:w="0" w:type="auto"/>
            <w:tcBorders>
              <w:left w:val="double" w:sz="4" w:space="0" w:color="auto"/>
            </w:tcBorders>
          </w:tcPr>
          <w:p w14:paraId="589BBD4A" w14:textId="77777777" w:rsidR="00D5311D" w:rsidRDefault="00D5311D" w:rsidP="00E13F0D">
            <w:pPr>
              <w:jc w:val="center"/>
            </w:pPr>
            <w:r>
              <w:t>0</w:t>
            </w:r>
          </w:p>
        </w:tc>
      </w:tr>
      <w:tr w:rsidR="00D5311D" w14:paraId="320A54DA" w14:textId="77777777" w:rsidTr="00D5311D">
        <w:trPr>
          <w:jc w:val="center"/>
        </w:trPr>
        <w:tc>
          <w:tcPr>
            <w:tcW w:w="0" w:type="auto"/>
            <w:tcBorders>
              <w:top w:val="nil"/>
              <w:left w:val="nil"/>
              <w:bottom w:val="nil"/>
              <w:right w:val="single" w:sz="4" w:space="0" w:color="auto"/>
            </w:tcBorders>
          </w:tcPr>
          <w:p w14:paraId="13F435B9" w14:textId="674F41EB" w:rsidR="00D5311D" w:rsidRDefault="00D24437" w:rsidP="00D24437">
            <w:pPr>
              <w:jc w:val="center"/>
            </w:pPr>
            <w:r>
              <w:t>1 input is ongelijk aan nul, de ander nul</w:t>
            </w:r>
          </w:p>
        </w:tc>
        <w:tc>
          <w:tcPr>
            <w:tcW w:w="0" w:type="auto"/>
            <w:tcBorders>
              <w:left w:val="single" w:sz="4" w:space="0" w:color="auto"/>
              <w:right w:val="nil"/>
            </w:tcBorders>
          </w:tcPr>
          <w:p w14:paraId="1ABDAC7D" w14:textId="77777777" w:rsidR="00D5311D" w:rsidRDefault="00D5311D" w:rsidP="00E13F0D">
            <w:pPr>
              <w:jc w:val="center"/>
            </w:pPr>
            <w:r>
              <w:t>1</w:t>
            </w:r>
          </w:p>
        </w:tc>
        <w:tc>
          <w:tcPr>
            <w:tcW w:w="0" w:type="auto"/>
            <w:tcBorders>
              <w:right w:val="nil"/>
            </w:tcBorders>
          </w:tcPr>
          <w:p w14:paraId="798EE650" w14:textId="77777777" w:rsidR="00D5311D" w:rsidRDefault="00D5311D" w:rsidP="00E13F0D">
            <w:pPr>
              <w:jc w:val="center"/>
            </w:pPr>
            <w:r>
              <w:t>0</w:t>
            </w:r>
          </w:p>
        </w:tc>
        <w:tc>
          <w:tcPr>
            <w:tcW w:w="0" w:type="auto"/>
            <w:tcBorders>
              <w:left w:val="double" w:sz="4" w:space="0" w:color="auto"/>
            </w:tcBorders>
          </w:tcPr>
          <w:p w14:paraId="7A268006" w14:textId="77777777" w:rsidR="00D5311D" w:rsidRDefault="00D5311D" w:rsidP="00E13F0D">
            <w:pPr>
              <w:jc w:val="center"/>
            </w:pPr>
            <w:r>
              <w:t>0</w:t>
            </w:r>
          </w:p>
        </w:tc>
      </w:tr>
      <w:tr w:rsidR="00D5311D" w14:paraId="25F064FF" w14:textId="77777777" w:rsidTr="00D5311D">
        <w:trPr>
          <w:jc w:val="center"/>
        </w:trPr>
        <w:tc>
          <w:tcPr>
            <w:tcW w:w="0" w:type="auto"/>
            <w:tcBorders>
              <w:top w:val="nil"/>
              <w:left w:val="nil"/>
              <w:bottom w:val="nil"/>
              <w:right w:val="single" w:sz="4" w:space="0" w:color="auto"/>
            </w:tcBorders>
          </w:tcPr>
          <w:p w14:paraId="5165ED9C" w14:textId="5F34821C" w:rsidR="00D5311D" w:rsidRDefault="00D5311D" w:rsidP="00D24437">
            <w:pPr>
              <w:jc w:val="center"/>
            </w:pPr>
            <w:r>
              <w:t xml:space="preserve">De twee inputs zijn </w:t>
            </w:r>
            <w:r w:rsidR="00D24437">
              <w:t>1</w:t>
            </w:r>
          </w:p>
        </w:tc>
        <w:tc>
          <w:tcPr>
            <w:tcW w:w="0" w:type="auto"/>
            <w:tcBorders>
              <w:left w:val="single" w:sz="4" w:space="0" w:color="auto"/>
              <w:right w:val="nil"/>
            </w:tcBorders>
          </w:tcPr>
          <w:p w14:paraId="4E595F46" w14:textId="77777777" w:rsidR="00D5311D" w:rsidRDefault="00D5311D" w:rsidP="00E13F0D">
            <w:pPr>
              <w:jc w:val="center"/>
            </w:pPr>
            <w:r>
              <w:t>1</w:t>
            </w:r>
          </w:p>
        </w:tc>
        <w:tc>
          <w:tcPr>
            <w:tcW w:w="0" w:type="auto"/>
            <w:tcBorders>
              <w:right w:val="nil"/>
            </w:tcBorders>
          </w:tcPr>
          <w:p w14:paraId="55A8E5F5" w14:textId="77777777" w:rsidR="00D5311D" w:rsidRDefault="00D5311D" w:rsidP="00E13F0D">
            <w:pPr>
              <w:jc w:val="center"/>
            </w:pPr>
            <w:r>
              <w:t>1</w:t>
            </w:r>
          </w:p>
        </w:tc>
        <w:tc>
          <w:tcPr>
            <w:tcW w:w="0" w:type="auto"/>
            <w:tcBorders>
              <w:left w:val="double" w:sz="4" w:space="0" w:color="auto"/>
            </w:tcBorders>
          </w:tcPr>
          <w:p w14:paraId="4B8AC690" w14:textId="77777777" w:rsidR="00D5311D" w:rsidRDefault="00D5311D" w:rsidP="00E13F0D">
            <w:pPr>
              <w:jc w:val="center"/>
            </w:pPr>
            <w:r>
              <w:t>1</w:t>
            </w:r>
          </w:p>
        </w:tc>
      </w:tr>
    </w:tbl>
    <w:p w14:paraId="125F4695" w14:textId="77777777" w:rsidR="00CF0201" w:rsidRDefault="00CF0201" w:rsidP="00CF0201"/>
    <w:p w14:paraId="6C238197" w14:textId="77777777" w:rsidR="00E13F0D" w:rsidRDefault="00E13F0D" w:rsidP="00CF0201">
      <w:r>
        <w:fldChar w:fldCharType="begin"/>
      </w:r>
      <w:r>
        <w:instrText xml:space="preserve"> REF _Ref476661587 \h </w:instrText>
      </w:r>
      <w:r>
        <w:fldChar w:fldCharType="separate"/>
      </w:r>
      <w:r w:rsidR="00C26B2F">
        <w:t xml:space="preserve">Tabel </w:t>
      </w:r>
      <w:r w:rsidR="00C26B2F">
        <w:rPr>
          <w:noProof/>
        </w:rPr>
        <w:t>2</w:t>
      </w:r>
      <w:r>
        <w:fldChar w:fldCharType="end"/>
      </w:r>
      <w:r>
        <w:t xml:space="preserve"> laat zien wat de output is als de twee inputs allebei </w:t>
      </w:r>
      <w:r w:rsidR="00D5311D">
        <w:t>true</w:t>
      </w:r>
      <w:r>
        <w:t xml:space="preserve"> of ‘1’ zijn. In dat geval is de output ‘1’. In elk ander geval is de output van de AND een nul (‘0’). In Matlab kan de AND operatie op twee manieren gebruikt:  </w:t>
      </w:r>
    </w:p>
    <w:p w14:paraId="292F784A" w14:textId="77777777" w:rsidR="00E13F0D" w:rsidRDefault="00E13F0D" w:rsidP="00E13F0D">
      <w:pPr>
        <w:pStyle w:val="Lijstalinea"/>
        <w:numPr>
          <w:ilvl w:val="0"/>
          <w:numId w:val="21"/>
        </w:numPr>
      </w:pPr>
      <w:r>
        <w:t>A &amp; B</w:t>
      </w:r>
      <w:r w:rsidR="00763BC4">
        <w:t xml:space="preserve"> </w:t>
      </w:r>
      <w:r w:rsidR="00763BC4">
        <w:rPr>
          <w:i/>
        </w:rPr>
        <w:t>(operator vorm)</w:t>
      </w:r>
    </w:p>
    <w:p w14:paraId="1D26813B" w14:textId="77777777" w:rsidR="00E13F0D" w:rsidRDefault="00FC11AE" w:rsidP="00E13F0D">
      <w:pPr>
        <w:pStyle w:val="Lijstalinea"/>
        <w:numPr>
          <w:ilvl w:val="0"/>
          <w:numId w:val="21"/>
        </w:numPr>
      </w:pPr>
      <w:r>
        <w:t>a</w:t>
      </w:r>
      <w:r w:rsidR="00E13F0D">
        <w:t>nd(A,B)</w:t>
      </w:r>
      <w:r w:rsidR="00763BC4">
        <w:t xml:space="preserve"> </w:t>
      </w:r>
      <w:r w:rsidR="00763BC4">
        <w:rPr>
          <w:i/>
        </w:rPr>
        <w:t>(functie vorm)</w:t>
      </w:r>
    </w:p>
    <w:p w14:paraId="69387FCF" w14:textId="77777777" w:rsidR="00CF0201" w:rsidRDefault="00135B02" w:rsidP="00CF0201">
      <w:pPr>
        <w:rPr>
          <w:b/>
        </w:rPr>
      </w:pPr>
      <w:r>
        <w:rPr>
          <w:b/>
        </w:rPr>
        <w:t>Typ in Matlab de volgende code over:</w:t>
      </w:r>
    </w:p>
    <w:p w14:paraId="378C1E10" w14:textId="77777777" w:rsidR="00135B02" w:rsidRDefault="00135B02" w:rsidP="00135B02">
      <w:pPr>
        <w:keepNext/>
        <w:jc w:val="center"/>
      </w:pPr>
      <w:r>
        <w:rPr>
          <w:b/>
          <w:noProof/>
          <w:lang w:eastAsia="nl-NL"/>
        </w:rPr>
        <w:drawing>
          <wp:inline distT="0" distB="0" distL="0" distR="0" wp14:anchorId="62596FCC" wp14:editId="1C22D0EF">
            <wp:extent cx="943107" cy="1286054"/>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Example0.PNG"/>
                    <pic:cNvPicPr/>
                  </pic:nvPicPr>
                  <pic:blipFill>
                    <a:blip r:embed="rId14">
                      <a:extLst>
                        <a:ext uri="{28A0092B-C50C-407E-A947-70E740481C1C}">
                          <a14:useLocalDpi xmlns:a14="http://schemas.microsoft.com/office/drawing/2010/main" val="0"/>
                        </a:ext>
                      </a:extLst>
                    </a:blip>
                    <a:stretch>
                      <a:fillRect/>
                    </a:stretch>
                  </pic:blipFill>
                  <pic:spPr>
                    <a:xfrm>
                      <a:off x="0" y="0"/>
                      <a:ext cx="943107" cy="1286054"/>
                    </a:xfrm>
                    <a:prstGeom prst="rect">
                      <a:avLst/>
                    </a:prstGeom>
                  </pic:spPr>
                </pic:pic>
              </a:graphicData>
            </a:graphic>
          </wp:inline>
        </w:drawing>
      </w:r>
    </w:p>
    <w:p w14:paraId="156A1AF1" w14:textId="77777777" w:rsidR="00135B02" w:rsidRDefault="00135B02" w:rsidP="00135B02">
      <w:pPr>
        <w:pStyle w:val="Bijschrift"/>
        <w:jc w:val="center"/>
      </w:pPr>
      <w:r>
        <w:t xml:space="preserve">Figuur </w:t>
      </w:r>
      <w:r w:rsidR="00135CF1">
        <w:fldChar w:fldCharType="begin"/>
      </w:r>
      <w:r w:rsidR="00135CF1">
        <w:instrText xml:space="preserve"> SEQ Figuur \* ARABIC </w:instrText>
      </w:r>
      <w:r w:rsidR="00135CF1">
        <w:fldChar w:fldCharType="separate"/>
      </w:r>
      <w:r w:rsidR="00C26B2F">
        <w:rPr>
          <w:noProof/>
        </w:rPr>
        <w:t>1</w:t>
      </w:r>
      <w:r w:rsidR="00135CF1">
        <w:rPr>
          <w:noProof/>
        </w:rPr>
        <w:fldChar w:fldCharType="end"/>
      </w:r>
      <w:r>
        <w:t>: Voorbeeld van het toepassen van de AND-operator in Matlab</w:t>
      </w:r>
    </w:p>
    <w:p w14:paraId="22983BD6" w14:textId="77777777" w:rsidR="00135B02" w:rsidRDefault="004C0C34" w:rsidP="00135B02">
      <w:pPr>
        <w:rPr>
          <w:b/>
        </w:rPr>
      </w:pPr>
      <w:r>
        <w:rPr>
          <w:b/>
        </w:rPr>
        <w:t xml:space="preserve">Pas de waarde van variabele A aan en maak deze nul (A = 0;). </w:t>
      </w:r>
    </w:p>
    <w:p w14:paraId="453C41A1" w14:textId="77777777" w:rsidR="004C0C34" w:rsidRDefault="004C0C34" w:rsidP="00135B02">
      <w:pPr>
        <w:rPr>
          <w:b/>
        </w:rPr>
      </w:pPr>
      <w:r>
        <w:rPr>
          <w:b/>
        </w:rPr>
        <w:t>Voer opnieuw deze regel uit: A &amp; B</w:t>
      </w:r>
    </w:p>
    <w:p w14:paraId="33AEA2DE" w14:textId="77777777" w:rsidR="00763BC4" w:rsidRPr="00763BC4" w:rsidRDefault="00763BC4" w:rsidP="00135B02">
      <w:pPr>
        <w:rPr>
          <w:i/>
        </w:rPr>
      </w:pPr>
      <w:r>
        <w:rPr>
          <w:i/>
        </w:rPr>
        <w:t>Wat valt op?</w:t>
      </w:r>
    </w:p>
    <w:p w14:paraId="4DAAEF45" w14:textId="77777777" w:rsidR="004C0C34" w:rsidRDefault="004C0C34" w:rsidP="00135B02">
      <w:pPr>
        <w:rPr>
          <w:b/>
        </w:rPr>
      </w:pPr>
      <w:r>
        <w:rPr>
          <w:b/>
        </w:rPr>
        <w:t>Typ nu in plaats van ‘A &amp; B’ het volgende ‘and(A,B)’.</w:t>
      </w:r>
    </w:p>
    <w:p w14:paraId="31AA14FE" w14:textId="77777777" w:rsidR="004C0C34" w:rsidRDefault="004C0C34" w:rsidP="00135B02">
      <w:pPr>
        <w:rPr>
          <w:b/>
        </w:rPr>
      </w:pPr>
      <w:r>
        <w:rPr>
          <w:b/>
        </w:rPr>
        <w:t>Herhaal voorgaande actie voor A=1 en B=1;</w:t>
      </w:r>
    </w:p>
    <w:tbl>
      <w:tblPr>
        <w:tblStyle w:val="Tabelraster"/>
        <w:tblW w:w="0" w:type="auto"/>
        <w:tblLook w:val="04A0" w:firstRow="1" w:lastRow="0" w:firstColumn="1" w:lastColumn="0" w:noHBand="0" w:noVBand="1"/>
      </w:tblPr>
      <w:tblGrid>
        <w:gridCol w:w="9062"/>
      </w:tblGrid>
      <w:tr w:rsidR="0041784A" w:rsidRPr="006F67AB" w14:paraId="2BF3A73D" w14:textId="77777777" w:rsidTr="007F2EEF">
        <w:tc>
          <w:tcPr>
            <w:tcW w:w="9062" w:type="dxa"/>
            <w:shd w:val="clear" w:color="auto" w:fill="D9D9D9" w:themeFill="background1" w:themeFillShade="D9"/>
          </w:tcPr>
          <w:p w14:paraId="64F40F77" w14:textId="77777777" w:rsidR="0041784A" w:rsidRPr="006F67AB" w:rsidRDefault="0041784A" w:rsidP="007F2EEF">
            <w:pPr>
              <w:rPr>
                <w:rFonts w:eastAsia="Times New Roman" w:cs="Times New Roman"/>
              </w:rPr>
            </w:pPr>
          </w:p>
          <w:p w14:paraId="0202351B" w14:textId="77777777" w:rsidR="0041784A" w:rsidRPr="00D31248" w:rsidRDefault="0041784A" w:rsidP="0041784A">
            <w:pPr>
              <w:rPr>
                <w:b/>
              </w:rPr>
            </w:pPr>
            <w:r w:rsidRPr="0041784A">
              <w:t xml:space="preserve">Zitten er verschillen tussen </w:t>
            </w:r>
            <w:r w:rsidRPr="00D5311D">
              <w:rPr>
                <w:u w:val="single"/>
              </w:rPr>
              <w:t>&amp;</w:t>
            </w:r>
            <w:r w:rsidRPr="0041784A">
              <w:t xml:space="preserve"> en </w:t>
            </w:r>
            <w:r w:rsidRPr="00D5311D">
              <w:rPr>
                <w:u w:val="single"/>
              </w:rPr>
              <w:t>and()</w:t>
            </w:r>
            <w:r w:rsidRPr="0041784A">
              <w:t>?</w:t>
            </w:r>
            <w:r w:rsidR="00D31248">
              <w:t xml:space="preserve"> </w:t>
            </w:r>
            <w:r w:rsidR="00D31248">
              <w:rPr>
                <w:b/>
              </w:rPr>
              <w:t>Test dit met Matlab</w:t>
            </w:r>
          </w:p>
          <w:p w14:paraId="29BBFD5D" w14:textId="77777777" w:rsidR="0041784A" w:rsidRPr="006F67AB" w:rsidRDefault="0041784A" w:rsidP="007F2EEF">
            <w:pPr>
              <w:rPr>
                <w:rFonts w:eastAsia="Times New Roman" w:cs="Times New Roman"/>
              </w:rPr>
            </w:pPr>
          </w:p>
        </w:tc>
      </w:tr>
    </w:tbl>
    <w:p w14:paraId="3D63A075" w14:textId="77777777" w:rsidR="0041784A" w:rsidRDefault="0041784A" w:rsidP="0041784A">
      <w:pPr>
        <w:rPr>
          <w:b/>
        </w:rPr>
      </w:pPr>
    </w:p>
    <w:p w14:paraId="320F856B" w14:textId="77777777" w:rsidR="004C0C34" w:rsidRDefault="00A26F93" w:rsidP="00A26F93">
      <w:pPr>
        <w:pStyle w:val="Kop3"/>
      </w:pPr>
      <w:bookmarkStart w:id="10" w:name="_Toc487553075"/>
      <w:r>
        <w:lastRenderedPageBreak/>
        <w:t xml:space="preserve">De vergelijking tussen </w:t>
      </w:r>
      <w:r w:rsidR="00763BC4">
        <w:t>true</w:t>
      </w:r>
      <w:r>
        <w:t xml:space="preserve"> en </w:t>
      </w:r>
      <w:r w:rsidR="00763BC4">
        <w:t>false</w:t>
      </w:r>
      <w:bookmarkEnd w:id="10"/>
    </w:p>
    <w:p w14:paraId="187E1657" w14:textId="77777777" w:rsidR="00A26F93" w:rsidRDefault="00A26F93" w:rsidP="00A26F93">
      <w:r>
        <w:t xml:space="preserve">Zoals eerder gezegd is de definitie van </w:t>
      </w:r>
      <w:r w:rsidR="00763BC4">
        <w:t>true</w:t>
      </w:r>
      <w:r>
        <w:t xml:space="preserve"> in Matlab: </w:t>
      </w:r>
      <w:r>
        <w:rPr>
          <w:i/>
        </w:rPr>
        <w:t>ongelijk aan nul</w:t>
      </w:r>
      <w:r w:rsidR="00D5311D">
        <w:t xml:space="preserve">. Dat dit correct is, </w:t>
      </w:r>
      <w:r>
        <w:t xml:space="preserve">laat het </w:t>
      </w:r>
      <w:r w:rsidR="00D31248">
        <w:t>volgende</w:t>
      </w:r>
      <w:r>
        <w:t xml:space="preserve"> voorbeeld zien:</w:t>
      </w:r>
    </w:p>
    <w:p w14:paraId="382BD17C" w14:textId="77777777" w:rsidR="00992BB0" w:rsidRDefault="00992BB0" w:rsidP="00992BB0">
      <w:pPr>
        <w:keepNext/>
        <w:jc w:val="center"/>
      </w:pPr>
      <w:r>
        <w:rPr>
          <w:noProof/>
          <w:lang w:eastAsia="nl-NL"/>
        </w:rPr>
        <w:drawing>
          <wp:inline distT="0" distB="0" distL="0" distR="0" wp14:anchorId="7EB622E8" wp14:editId="2C66266D">
            <wp:extent cx="2838846" cy="3667637"/>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Example1.PNG"/>
                    <pic:cNvPicPr/>
                  </pic:nvPicPr>
                  <pic:blipFill>
                    <a:blip r:embed="rId15">
                      <a:extLst>
                        <a:ext uri="{28A0092B-C50C-407E-A947-70E740481C1C}">
                          <a14:useLocalDpi xmlns:a14="http://schemas.microsoft.com/office/drawing/2010/main" val="0"/>
                        </a:ext>
                      </a:extLst>
                    </a:blip>
                    <a:stretch>
                      <a:fillRect/>
                    </a:stretch>
                  </pic:blipFill>
                  <pic:spPr>
                    <a:xfrm>
                      <a:off x="0" y="0"/>
                      <a:ext cx="2838846" cy="3667637"/>
                    </a:xfrm>
                    <a:prstGeom prst="rect">
                      <a:avLst/>
                    </a:prstGeom>
                  </pic:spPr>
                </pic:pic>
              </a:graphicData>
            </a:graphic>
          </wp:inline>
        </w:drawing>
      </w:r>
    </w:p>
    <w:p w14:paraId="04105FA3" w14:textId="77777777" w:rsidR="00992BB0" w:rsidRDefault="00992BB0" w:rsidP="00992BB0">
      <w:pPr>
        <w:pStyle w:val="Bijschrift"/>
        <w:jc w:val="center"/>
      </w:pPr>
      <w:bookmarkStart w:id="11" w:name="_Ref476662314"/>
      <w:r>
        <w:t xml:space="preserve">Figuur </w:t>
      </w:r>
      <w:r w:rsidR="00135CF1">
        <w:fldChar w:fldCharType="begin"/>
      </w:r>
      <w:r w:rsidR="00135CF1">
        <w:instrText xml:space="preserve"> SEQ Figuur \* ARABIC </w:instrText>
      </w:r>
      <w:r w:rsidR="00135CF1">
        <w:fldChar w:fldCharType="separate"/>
      </w:r>
      <w:r w:rsidR="00C26B2F">
        <w:rPr>
          <w:noProof/>
        </w:rPr>
        <w:t>2</w:t>
      </w:r>
      <w:r w:rsidR="00135CF1">
        <w:rPr>
          <w:noProof/>
        </w:rPr>
        <w:fldChar w:fldCharType="end"/>
      </w:r>
      <w:bookmarkEnd w:id="11"/>
      <w:r>
        <w:t>: Voorbeeld van het toepassen van de AND-operator op basis van een matrix.</w:t>
      </w:r>
    </w:p>
    <w:p w14:paraId="03319EAD" w14:textId="7C705FDC" w:rsidR="00F0338D" w:rsidRDefault="00F0338D" w:rsidP="00F0338D">
      <w:r>
        <w:fldChar w:fldCharType="begin"/>
      </w:r>
      <w:r>
        <w:instrText xml:space="preserve"> REF _Ref476662314 \h </w:instrText>
      </w:r>
      <w:r>
        <w:fldChar w:fldCharType="separate"/>
      </w:r>
      <w:r w:rsidR="00C26B2F">
        <w:t xml:space="preserve">Figuur </w:t>
      </w:r>
      <w:r w:rsidR="00C26B2F">
        <w:rPr>
          <w:noProof/>
        </w:rPr>
        <w:t>2</w:t>
      </w:r>
      <w:r>
        <w:fldChar w:fldCharType="end"/>
      </w:r>
      <w:r>
        <w:t xml:space="preserve"> laat zien dat de AND-operator werkt op elke element van een matrix. Het laat tevens zien dat volgens de AND-operator alles ongelijk aan nul wordt opgevat als </w:t>
      </w:r>
      <w:r w:rsidR="00D5311D">
        <w:t>true</w:t>
      </w:r>
      <w:r>
        <w:t xml:space="preserve">. Zo wordt de waarde 2 van matrix A </w:t>
      </w:r>
      <w:r w:rsidR="00D24437">
        <w:t xml:space="preserve">in de And-operator </w:t>
      </w:r>
      <w:r>
        <w:t xml:space="preserve">gecombineerd met de waarde 4 van matrix B. Het resultaat (te zien in </w:t>
      </w:r>
      <w:r>
        <w:fldChar w:fldCharType="begin"/>
      </w:r>
      <w:r>
        <w:instrText xml:space="preserve"> REF _Ref476662314 \h </w:instrText>
      </w:r>
      <w:r>
        <w:fldChar w:fldCharType="separate"/>
      </w:r>
      <w:r w:rsidR="00C26B2F">
        <w:t xml:space="preserve">Figuur </w:t>
      </w:r>
      <w:r w:rsidR="00C26B2F">
        <w:rPr>
          <w:noProof/>
        </w:rPr>
        <w:t>2</w:t>
      </w:r>
      <w:r>
        <w:fldChar w:fldCharType="end"/>
      </w:r>
      <w:r>
        <w:t xml:space="preserve">) is een ‘1’. Dit bewijst dat Matlab een waarde ongelijk aan nul ziet als </w:t>
      </w:r>
      <w:r w:rsidR="00D5311D">
        <w:t>true</w:t>
      </w:r>
      <w:r>
        <w:t xml:space="preserve">. </w:t>
      </w:r>
      <w:r w:rsidR="00D24437" w:rsidRPr="00712B65">
        <w:rPr>
          <w:color w:val="C45911" w:themeColor="accent2" w:themeShade="BF"/>
        </w:rPr>
        <w:t>Het voorgaande is zeer tegen de intuitie. Lees het daarom nogmaals en vergewis jezelf ervan dat je het echt snapt.</w:t>
      </w:r>
    </w:p>
    <w:p w14:paraId="21A0F7A4" w14:textId="7E1A6624" w:rsidR="00D5311D" w:rsidRDefault="00D24437" w:rsidP="00F0338D">
      <w:r>
        <w:t>J</w:t>
      </w:r>
      <w:r w:rsidR="00D5311D">
        <w:t xml:space="preserve">e </w:t>
      </w:r>
      <w:r>
        <w:t xml:space="preserve">kunt het </w:t>
      </w:r>
      <w:r w:rsidR="00D5311D">
        <w:t xml:space="preserve">ook eenvoudiger testen met: </w:t>
      </w:r>
      <w:r w:rsidR="00D5311D" w:rsidRPr="00D5311D">
        <w:rPr>
          <w:rFonts w:ascii="Consolas" w:hAnsi="Consolas" w:cs="Consolas"/>
        </w:rPr>
        <w:t>2 &amp; 3</w:t>
      </w:r>
    </w:p>
    <w:p w14:paraId="3749092D" w14:textId="77777777" w:rsidR="00D5311D" w:rsidRDefault="00D5311D" w:rsidP="00F0338D">
      <w:pPr>
        <w:rPr>
          <w:b/>
        </w:rPr>
      </w:pPr>
      <w:r>
        <w:rPr>
          <w:b/>
        </w:rPr>
        <w:t>Voer voorgaande code in en voer deze uit om te controleren of de uitspraak klopt.</w:t>
      </w:r>
    </w:p>
    <w:p w14:paraId="07F1CF7B" w14:textId="77777777" w:rsidR="00F029FC" w:rsidRDefault="00F029FC" w:rsidP="00F0338D">
      <w:pPr>
        <w:rPr>
          <w:b/>
        </w:rPr>
      </w:pPr>
      <w:r>
        <w:rPr>
          <w:b/>
        </w:rPr>
        <w:t>Test dit nogmaals maar dan met 2 &gt; 3</w:t>
      </w:r>
    </w:p>
    <w:p w14:paraId="62B143C6" w14:textId="77777777" w:rsidR="00D5311D" w:rsidRDefault="00D5311D" w:rsidP="00F0338D">
      <w:r w:rsidRPr="00D5311D">
        <w:t>Alles ongelijk aan nul wordt door Matlab gezien als true.</w:t>
      </w:r>
    </w:p>
    <w:p w14:paraId="4581F592" w14:textId="77777777" w:rsidR="00D5311D" w:rsidRDefault="00D5311D">
      <w:r>
        <w:br w:type="page"/>
      </w:r>
    </w:p>
    <w:p w14:paraId="25B6B86F" w14:textId="77777777" w:rsidR="00BC180B" w:rsidRDefault="00BC180B" w:rsidP="00BC180B">
      <w:pPr>
        <w:pStyle w:val="Kop2"/>
      </w:pPr>
      <w:bookmarkStart w:id="12" w:name="_Toc487553076"/>
      <w:r>
        <w:lastRenderedPageBreak/>
        <w:t>De OF (OR) operator</w:t>
      </w:r>
      <w:bookmarkEnd w:id="12"/>
    </w:p>
    <w:p w14:paraId="6DCE3E5B" w14:textId="77777777" w:rsidR="00BC180B" w:rsidRDefault="007B2396" w:rsidP="00BC180B">
      <w:r>
        <w:t>De OF-operator, verder te noemen de OR-operator, hebben we net zo vaak nodig als de AND-operator</w:t>
      </w:r>
      <w:r w:rsidR="00482136">
        <w:t>. Het gedrag van de OR-operator kenmerkt zich als volgt:</w:t>
      </w:r>
    </w:p>
    <w:p w14:paraId="1C3B2691" w14:textId="77777777" w:rsidR="00482136" w:rsidRDefault="00482136" w:rsidP="00482136">
      <w:pPr>
        <w:pStyle w:val="Bijschrift"/>
        <w:keepNext/>
        <w:jc w:val="center"/>
      </w:pPr>
      <w:bookmarkStart w:id="13" w:name="_Ref476662710"/>
      <w:bookmarkStart w:id="14" w:name="_Ref476663021"/>
      <w:r>
        <w:t xml:space="preserve">Tabel </w:t>
      </w:r>
      <w:r w:rsidR="00135CF1">
        <w:fldChar w:fldCharType="begin"/>
      </w:r>
      <w:r w:rsidR="00135CF1">
        <w:instrText xml:space="preserve"> SEQ Tabel \* ARABIC </w:instrText>
      </w:r>
      <w:r w:rsidR="00135CF1">
        <w:fldChar w:fldCharType="separate"/>
      </w:r>
      <w:r w:rsidR="00C26B2F">
        <w:rPr>
          <w:noProof/>
        </w:rPr>
        <w:t>3</w:t>
      </w:r>
      <w:r w:rsidR="00135CF1">
        <w:rPr>
          <w:noProof/>
        </w:rPr>
        <w:fldChar w:fldCharType="end"/>
      </w:r>
      <w:bookmarkEnd w:id="13"/>
      <w:r>
        <w:t>: de OR-operator, dikgedrukt zijn de waardes die anders zijn t.o.v. de AND-operator.</w:t>
      </w:r>
      <w:bookmarkEnd w:id="14"/>
    </w:p>
    <w:tbl>
      <w:tblPr>
        <w:tblStyle w:val="Tabelraster"/>
        <w:tblW w:w="0" w:type="auto"/>
        <w:jc w:val="center"/>
        <w:tblLook w:val="04A0" w:firstRow="1" w:lastRow="0" w:firstColumn="1" w:lastColumn="0" w:noHBand="0" w:noVBand="1"/>
      </w:tblPr>
      <w:tblGrid>
        <w:gridCol w:w="869"/>
        <w:gridCol w:w="862"/>
        <w:gridCol w:w="856"/>
      </w:tblGrid>
      <w:tr w:rsidR="00482136" w14:paraId="20C8FA51" w14:textId="77777777" w:rsidTr="007F2EEF">
        <w:trPr>
          <w:jc w:val="center"/>
        </w:trPr>
        <w:tc>
          <w:tcPr>
            <w:tcW w:w="0" w:type="auto"/>
            <w:tcBorders>
              <w:bottom w:val="double" w:sz="4" w:space="0" w:color="auto"/>
              <w:right w:val="nil"/>
            </w:tcBorders>
          </w:tcPr>
          <w:p w14:paraId="244345BF" w14:textId="77777777" w:rsidR="00482136" w:rsidRDefault="00482136" w:rsidP="007F2EEF">
            <w:r>
              <w:t>Input A</w:t>
            </w:r>
          </w:p>
        </w:tc>
        <w:tc>
          <w:tcPr>
            <w:tcW w:w="0" w:type="auto"/>
            <w:tcBorders>
              <w:bottom w:val="double" w:sz="4" w:space="0" w:color="auto"/>
              <w:right w:val="nil"/>
            </w:tcBorders>
          </w:tcPr>
          <w:p w14:paraId="43D76549" w14:textId="77777777" w:rsidR="00482136" w:rsidRDefault="00482136" w:rsidP="007F2EEF">
            <w:r>
              <w:t>Input B</w:t>
            </w:r>
          </w:p>
        </w:tc>
        <w:tc>
          <w:tcPr>
            <w:tcW w:w="0" w:type="auto"/>
            <w:tcBorders>
              <w:left w:val="double" w:sz="4" w:space="0" w:color="auto"/>
              <w:bottom w:val="double" w:sz="4" w:space="0" w:color="auto"/>
            </w:tcBorders>
          </w:tcPr>
          <w:p w14:paraId="39558480" w14:textId="77777777" w:rsidR="00482136" w:rsidRDefault="00482136" w:rsidP="007F2EEF">
            <w:r>
              <w:t>Output</w:t>
            </w:r>
          </w:p>
        </w:tc>
      </w:tr>
      <w:tr w:rsidR="00482136" w14:paraId="6D5A9BC3" w14:textId="77777777" w:rsidTr="007F2EEF">
        <w:trPr>
          <w:jc w:val="center"/>
        </w:trPr>
        <w:tc>
          <w:tcPr>
            <w:tcW w:w="0" w:type="auto"/>
            <w:tcBorders>
              <w:top w:val="double" w:sz="4" w:space="0" w:color="auto"/>
              <w:right w:val="nil"/>
            </w:tcBorders>
          </w:tcPr>
          <w:p w14:paraId="5937CAC5" w14:textId="77777777" w:rsidR="00482136" w:rsidRDefault="00482136" w:rsidP="007F2EEF">
            <w:pPr>
              <w:jc w:val="center"/>
            </w:pPr>
            <w:r>
              <w:t>0</w:t>
            </w:r>
          </w:p>
        </w:tc>
        <w:tc>
          <w:tcPr>
            <w:tcW w:w="0" w:type="auto"/>
            <w:tcBorders>
              <w:top w:val="double" w:sz="4" w:space="0" w:color="auto"/>
              <w:right w:val="nil"/>
            </w:tcBorders>
          </w:tcPr>
          <w:p w14:paraId="4C6ABD22" w14:textId="77777777" w:rsidR="00482136" w:rsidRDefault="00482136" w:rsidP="007F2EEF">
            <w:pPr>
              <w:jc w:val="center"/>
            </w:pPr>
            <w:r>
              <w:t>0</w:t>
            </w:r>
          </w:p>
        </w:tc>
        <w:tc>
          <w:tcPr>
            <w:tcW w:w="0" w:type="auto"/>
            <w:tcBorders>
              <w:top w:val="double" w:sz="4" w:space="0" w:color="auto"/>
              <w:left w:val="double" w:sz="4" w:space="0" w:color="auto"/>
            </w:tcBorders>
          </w:tcPr>
          <w:p w14:paraId="35E6ABD3" w14:textId="77777777" w:rsidR="00482136" w:rsidRDefault="00482136" w:rsidP="007F2EEF">
            <w:pPr>
              <w:jc w:val="center"/>
            </w:pPr>
            <w:r>
              <w:t>0</w:t>
            </w:r>
          </w:p>
        </w:tc>
      </w:tr>
      <w:tr w:rsidR="00482136" w14:paraId="41140C7D" w14:textId="77777777" w:rsidTr="007F2EEF">
        <w:trPr>
          <w:jc w:val="center"/>
        </w:trPr>
        <w:tc>
          <w:tcPr>
            <w:tcW w:w="0" w:type="auto"/>
            <w:tcBorders>
              <w:right w:val="nil"/>
            </w:tcBorders>
          </w:tcPr>
          <w:p w14:paraId="48166713" w14:textId="77777777" w:rsidR="00482136" w:rsidRDefault="00482136" w:rsidP="007F2EEF">
            <w:pPr>
              <w:jc w:val="center"/>
            </w:pPr>
            <w:r>
              <w:t>0</w:t>
            </w:r>
          </w:p>
        </w:tc>
        <w:tc>
          <w:tcPr>
            <w:tcW w:w="0" w:type="auto"/>
            <w:tcBorders>
              <w:right w:val="nil"/>
            </w:tcBorders>
          </w:tcPr>
          <w:p w14:paraId="1E7D18A6" w14:textId="77777777" w:rsidR="00482136" w:rsidRDefault="00482136" w:rsidP="007F2EEF">
            <w:pPr>
              <w:jc w:val="center"/>
            </w:pPr>
            <w:r>
              <w:t>1</w:t>
            </w:r>
          </w:p>
        </w:tc>
        <w:tc>
          <w:tcPr>
            <w:tcW w:w="0" w:type="auto"/>
            <w:tcBorders>
              <w:left w:val="double" w:sz="4" w:space="0" w:color="auto"/>
            </w:tcBorders>
          </w:tcPr>
          <w:p w14:paraId="40275C7D" w14:textId="77777777" w:rsidR="00482136" w:rsidRPr="00482136" w:rsidRDefault="00482136" w:rsidP="007F2EEF">
            <w:pPr>
              <w:jc w:val="center"/>
              <w:rPr>
                <w:b/>
              </w:rPr>
            </w:pPr>
            <w:r w:rsidRPr="00482136">
              <w:rPr>
                <w:b/>
              </w:rPr>
              <w:t>1</w:t>
            </w:r>
          </w:p>
        </w:tc>
      </w:tr>
      <w:tr w:rsidR="00482136" w14:paraId="78684572" w14:textId="77777777" w:rsidTr="007F2EEF">
        <w:trPr>
          <w:jc w:val="center"/>
        </w:trPr>
        <w:tc>
          <w:tcPr>
            <w:tcW w:w="0" w:type="auto"/>
            <w:tcBorders>
              <w:right w:val="nil"/>
            </w:tcBorders>
          </w:tcPr>
          <w:p w14:paraId="392FF286" w14:textId="77777777" w:rsidR="00482136" w:rsidRDefault="00482136" w:rsidP="007F2EEF">
            <w:pPr>
              <w:jc w:val="center"/>
            </w:pPr>
            <w:r>
              <w:t>1</w:t>
            </w:r>
          </w:p>
        </w:tc>
        <w:tc>
          <w:tcPr>
            <w:tcW w:w="0" w:type="auto"/>
            <w:tcBorders>
              <w:right w:val="nil"/>
            </w:tcBorders>
          </w:tcPr>
          <w:p w14:paraId="7F77D3B8" w14:textId="77777777" w:rsidR="00482136" w:rsidRDefault="00482136" w:rsidP="007F2EEF">
            <w:pPr>
              <w:jc w:val="center"/>
            </w:pPr>
            <w:r>
              <w:t>0</w:t>
            </w:r>
          </w:p>
        </w:tc>
        <w:tc>
          <w:tcPr>
            <w:tcW w:w="0" w:type="auto"/>
            <w:tcBorders>
              <w:left w:val="double" w:sz="4" w:space="0" w:color="auto"/>
            </w:tcBorders>
          </w:tcPr>
          <w:p w14:paraId="33024044" w14:textId="77777777" w:rsidR="00482136" w:rsidRPr="00482136" w:rsidRDefault="00482136" w:rsidP="007F2EEF">
            <w:pPr>
              <w:jc w:val="center"/>
              <w:rPr>
                <w:b/>
              </w:rPr>
            </w:pPr>
            <w:r w:rsidRPr="00482136">
              <w:rPr>
                <w:b/>
              </w:rPr>
              <w:t>1</w:t>
            </w:r>
          </w:p>
        </w:tc>
      </w:tr>
      <w:tr w:rsidR="00482136" w14:paraId="1C2AB5DF" w14:textId="77777777" w:rsidTr="007F2EEF">
        <w:trPr>
          <w:jc w:val="center"/>
        </w:trPr>
        <w:tc>
          <w:tcPr>
            <w:tcW w:w="0" w:type="auto"/>
            <w:tcBorders>
              <w:right w:val="nil"/>
            </w:tcBorders>
          </w:tcPr>
          <w:p w14:paraId="533D10F6" w14:textId="77777777" w:rsidR="00482136" w:rsidRDefault="00482136" w:rsidP="007F2EEF">
            <w:pPr>
              <w:jc w:val="center"/>
            </w:pPr>
            <w:r>
              <w:t>1</w:t>
            </w:r>
          </w:p>
        </w:tc>
        <w:tc>
          <w:tcPr>
            <w:tcW w:w="0" w:type="auto"/>
            <w:tcBorders>
              <w:right w:val="nil"/>
            </w:tcBorders>
          </w:tcPr>
          <w:p w14:paraId="68C09298" w14:textId="77777777" w:rsidR="00482136" w:rsidRDefault="00482136" w:rsidP="007F2EEF">
            <w:pPr>
              <w:jc w:val="center"/>
            </w:pPr>
            <w:r>
              <w:t>1</w:t>
            </w:r>
          </w:p>
        </w:tc>
        <w:tc>
          <w:tcPr>
            <w:tcW w:w="0" w:type="auto"/>
            <w:tcBorders>
              <w:left w:val="double" w:sz="4" w:space="0" w:color="auto"/>
            </w:tcBorders>
          </w:tcPr>
          <w:p w14:paraId="3EC4BA45" w14:textId="77777777" w:rsidR="00482136" w:rsidRDefault="00482136" w:rsidP="007F2EEF">
            <w:pPr>
              <w:jc w:val="center"/>
            </w:pPr>
            <w:r>
              <w:t>1</w:t>
            </w:r>
          </w:p>
        </w:tc>
      </w:tr>
    </w:tbl>
    <w:p w14:paraId="2D8FE675" w14:textId="77777777" w:rsidR="00014811" w:rsidRDefault="00014811" w:rsidP="00BC180B"/>
    <w:p w14:paraId="0488E40F" w14:textId="7E0F4F1D" w:rsidR="00482136" w:rsidRDefault="00014811" w:rsidP="00BC180B">
      <w:r>
        <w:t xml:space="preserve">Zoals in </w:t>
      </w:r>
      <w:r>
        <w:fldChar w:fldCharType="begin"/>
      </w:r>
      <w:r>
        <w:instrText xml:space="preserve"> REF _Ref476662710 \h </w:instrText>
      </w:r>
      <w:r>
        <w:fldChar w:fldCharType="separate"/>
      </w:r>
      <w:r w:rsidR="00C26B2F">
        <w:t xml:space="preserve">Tabel </w:t>
      </w:r>
      <w:r w:rsidR="00C26B2F">
        <w:rPr>
          <w:noProof/>
        </w:rPr>
        <w:t>3</w:t>
      </w:r>
      <w:r>
        <w:fldChar w:fldCharType="end"/>
      </w:r>
      <w:r>
        <w:t xml:space="preserve"> is te zien</w:t>
      </w:r>
      <w:r w:rsidR="007F1AE9">
        <w:t>,</w:t>
      </w:r>
      <w:r>
        <w:t xml:space="preserve"> heeft de OR-operator een logische naam. Als input A de waarde ‘1’ heeft </w:t>
      </w:r>
      <w:r>
        <w:rPr>
          <w:i/>
        </w:rPr>
        <w:t>of</w:t>
      </w:r>
      <w:r>
        <w:t xml:space="preserve"> als de input B de waarde ‘1’ heeft wordt de output (het resultaat van de operator) een ‘1’.</w:t>
      </w:r>
      <w:r w:rsidR="007F1AE9">
        <w:t xml:space="preserve"> De eerste drie rijen van tabel 3 komen overeen met het normale nederlandse spraakgebruik.</w:t>
      </w:r>
      <w:r>
        <w:t xml:space="preserve"> </w:t>
      </w:r>
      <w:r w:rsidR="00FC11AE">
        <w:t>In het laatste geval waar A=B=1 is het resultaat van de operatie ook ‘1’.</w:t>
      </w:r>
      <w:r w:rsidR="007F1AE9">
        <w:t xml:space="preserve"> Dat komt niet overeen met het normale spraakgebruik!</w:t>
      </w:r>
    </w:p>
    <w:p w14:paraId="12A1C6DA" w14:textId="77777777" w:rsidR="00FC11AE" w:rsidRDefault="00FC11AE" w:rsidP="00BC180B">
      <w:r>
        <w:t>De OR-operator wordt in Matlab op de volgende manier gebruikt:</w:t>
      </w:r>
    </w:p>
    <w:p w14:paraId="635663E6" w14:textId="77777777" w:rsidR="00FC11AE" w:rsidRDefault="00FC11AE" w:rsidP="00FC11AE">
      <w:pPr>
        <w:pStyle w:val="Lijstalinea"/>
        <w:numPr>
          <w:ilvl w:val="0"/>
          <w:numId w:val="21"/>
        </w:numPr>
      </w:pPr>
      <w:r>
        <w:t>A | B</w:t>
      </w:r>
    </w:p>
    <w:p w14:paraId="04434C12" w14:textId="77777777" w:rsidR="00FC11AE" w:rsidRDefault="00FC11AE" w:rsidP="00FC11AE">
      <w:pPr>
        <w:pStyle w:val="Lijstalinea"/>
        <w:numPr>
          <w:ilvl w:val="0"/>
          <w:numId w:val="21"/>
        </w:numPr>
      </w:pPr>
      <w:r>
        <w:t>or(A,B)</w:t>
      </w:r>
    </w:p>
    <w:p w14:paraId="24C9F607" w14:textId="77777777" w:rsidR="008D661B" w:rsidRDefault="008D661B" w:rsidP="008D661B">
      <w:pPr>
        <w:keepNext/>
        <w:jc w:val="center"/>
      </w:pPr>
      <w:r>
        <w:rPr>
          <w:noProof/>
          <w:lang w:eastAsia="nl-NL"/>
        </w:rPr>
        <w:drawing>
          <wp:inline distT="0" distB="0" distL="0" distR="0" wp14:anchorId="65DCFF15" wp14:editId="6A32C083">
            <wp:extent cx="847843" cy="1247949"/>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Example0.PNG"/>
                    <pic:cNvPicPr/>
                  </pic:nvPicPr>
                  <pic:blipFill>
                    <a:blip r:embed="rId16">
                      <a:extLst>
                        <a:ext uri="{28A0092B-C50C-407E-A947-70E740481C1C}">
                          <a14:useLocalDpi xmlns:a14="http://schemas.microsoft.com/office/drawing/2010/main" val="0"/>
                        </a:ext>
                      </a:extLst>
                    </a:blip>
                    <a:stretch>
                      <a:fillRect/>
                    </a:stretch>
                  </pic:blipFill>
                  <pic:spPr>
                    <a:xfrm>
                      <a:off x="0" y="0"/>
                      <a:ext cx="847843" cy="1247949"/>
                    </a:xfrm>
                    <a:prstGeom prst="rect">
                      <a:avLst/>
                    </a:prstGeom>
                  </pic:spPr>
                </pic:pic>
              </a:graphicData>
            </a:graphic>
          </wp:inline>
        </w:drawing>
      </w:r>
    </w:p>
    <w:p w14:paraId="72F039D0" w14:textId="77777777" w:rsidR="008D661B" w:rsidRDefault="008D661B" w:rsidP="008D661B">
      <w:pPr>
        <w:pStyle w:val="Bijschrift"/>
        <w:ind w:left="720"/>
        <w:jc w:val="center"/>
      </w:pPr>
      <w:bookmarkStart w:id="15" w:name="_Ref476662962"/>
      <w:r>
        <w:t xml:space="preserve">Figuur </w:t>
      </w:r>
      <w:r w:rsidR="00135CF1">
        <w:fldChar w:fldCharType="begin"/>
      </w:r>
      <w:r w:rsidR="00135CF1">
        <w:instrText xml:space="preserve"> SEQ Figuur \* ARABIC </w:instrText>
      </w:r>
      <w:r w:rsidR="00135CF1">
        <w:fldChar w:fldCharType="separate"/>
      </w:r>
      <w:r w:rsidR="00C26B2F">
        <w:rPr>
          <w:noProof/>
        </w:rPr>
        <w:t>3</w:t>
      </w:r>
      <w:r w:rsidR="00135CF1">
        <w:rPr>
          <w:noProof/>
        </w:rPr>
        <w:fldChar w:fldCharType="end"/>
      </w:r>
      <w:bookmarkEnd w:id="15"/>
      <w:r>
        <w:t>: Voorbeeld van het toepassen van de OR-operator in Matlab. Merk op dat variable B een nul is.</w:t>
      </w:r>
    </w:p>
    <w:p w14:paraId="04E6E783" w14:textId="77777777" w:rsidR="00D42E36" w:rsidRPr="00D42E36" w:rsidRDefault="00D42E36" w:rsidP="00B93989">
      <w:pPr>
        <w:pStyle w:val="aO"/>
      </w:pPr>
      <w:r>
        <w:t xml:space="preserve">Typ </w:t>
      </w:r>
      <w:r w:rsidRPr="00D42E36">
        <w:t xml:space="preserve">het voorbeeld in </w:t>
      </w:r>
      <w:r w:rsidRPr="00D42E36">
        <w:fldChar w:fldCharType="begin"/>
      </w:r>
      <w:r w:rsidRPr="00D42E36">
        <w:instrText xml:space="preserve"> REF _Ref476662962 \h  \* MERGEFORMAT </w:instrText>
      </w:r>
      <w:r w:rsidRPr="00D42E36">
        <w:fldChar w:fldCharType="separate"/>
      </w:r>
      <w:r w:rsidR="00C26B2F">
        <w:t xml:space="preserve">Figuur </w:t>
      </w:r>
      <w:r w:rsidR="00C26B2F">
        <w:rPr>
          <w:noProof/>
        </w:rPr>
        <w:t>3</w:t>
      </w:r>
      <w:r w:rsidRPr="00D42E36">
        <w:fldChar w:fldCharType="end"/>
      </w:r>
      <w:r w:rsidRPr="00D42E36">
        <w:t xml:space="preserve"> over en voer het uit</w:t>
      </w:r>
    </w:p>
    <w:p w14:paraId="294C4550" w14:textId="77777777" w:rsidR="00A82C75" w:rsidRPr="0041784A" w:rsidRDefault="00D42E36" w:rsidP="00B93989">
      <w:pPr>
        <w:pStyle w:val="aO"/>
      </w:pPr>
      <w:r w:rsidRPr="00D42E36">
        <w:t>Gebruik in plaats van de regel ‘A | B’ de regel ‘or(A,B)’. Voer deze regel uit</w:t>
      </w:r>
      <w:r w:rsidR="00A82C75">
        <w:t>.</w:t>
      </w:r>
    </w:p>
    <w:tbl>
      <w:tblPr>
        <w:tblStyle w:val="Tabelraster"/>
        <w:tblW w:w="0" w:type="auto"/>
        <w:tblLook w:val="04A0" w:firstRow="1" w:lastRow="0" w:firstColumn="1" w:lastColumn="0" w:noHBand="0" w:noVBand="1"/>
      </w:tblPr>
      <w:tblGrid>
        <w:gridCol w:w="9062"/>
      </w:tblGrid>
      <w:tr w:rsidR="0041784A" w:rsidRPr="006F67AB" w14:paraId="77F93746" w14:textId="77777777" w:rsidTr="007F2EEF">
        <w:tc>
          <w:tcPr>
            <w:tcW w:w="9062" w:type="dxa"/>
            <w:shd w:val="clear" w:color="auto" w:fill="D9D9D9" w:themeFill="background1" w:themeFillShade="D9"/>
          </w:tcPr>
          <w:p w14:paraId="6E0BD4CB" w14:textId="77777777" w:rsidR="0041784A" w:rsidRPr="006F67AB" w:rsidRDefault="0041784A" w:rsidP="007F2EEF">
            <w:pPr>
              <w:rPr>
                <w:rFonts w:eastAsia="Times New Roman" w:cs="Times New Roman"/>
              </w:rPr>
            </w:pPr>
          </w:p>
          <w:p w14:paraId="56EF5B91" w14:textId="77777777" w:rsidR="0041784A" w:rsidRPr="0041784A" w:rsidRDefault="0041784A" w:rsidP="007F2EEF">
            <w:r w:rsidRPr="0041784A">
              <w:t>Wat is het verschil</w:t>
            </w:r>
            <w:r w:rsidR="00D5311D">
              <w:t xml:space="preserve"> tussen deze notaties</w:t>
            </w:r>
            <w:r w:rsidRPr="0041784A">
              <w:t>?</w:t>
            </w:r>
            <w:r w:rsidR="00D5311D">
              <w:rPr>
                <w:rStyle w:val="Voetnootmarkering"/>
              </w:rPr>
              <w:footnoteReference w:id="4"/>
            </w:r>
          </w:p>
          <w:p w14:paraId="3798B234" w14:textId="77777777" w:rsidR="0041784A" w:rsidRPr="006F67AB" w:rsidRDefault="0041784A" w:rsidP="007F2EEF">
            <w:pPr>
              <w:rPr>
                <w:rFonts w:eastAsia="Times New Roman" w:cs="Times New Roman"/>
              </w:rPr>
            </w:pPr>
          </w:p>
        </w:tc>
      </w:tr>
    </w:tbl>
    <w:p w14:paraId="2ECA7616" w14:textId="77777777" w:rsidR="0041784A" w:rsidRDefault="0041784A" w:rsidP="00B93989">
      <w:pPr>
        <w:pStyle w:val="aO"/>
      </w:pPr>
    </w:p>
    <w:p w14:paraId="2820F4FF" w14:textId="3EA13E58" w:rsidR="00D42E36" w:rsidRDefault="00D42E36" w:rsidP="00B93989">
      <w:pPr>
        <w:pStyle w:val="aO"/>
      </w:pPr>
      <w:r w:rsidRPr="00D42E36">
        <w:t>Pas de waardes van de variabele A en B</w:t>
      </w:r>
      <w:r w:rsidR="00915D4B">
        <w:t xml:space="preserve"> aan</w:t>
      </w:r>
      <w:r w:rsidRPr="00D42E36">
        <w:t xml:space="preserve"> en test of de </w:t>
      </w:r>
      <w:r w:rsidR="00915D4B">
        <w:t xml:space="preserve">output </w:t>
      </w:r>
      <w:r w:rsidRPr="00D42E36">
        <w:t xml:space="preserve">waardes in </w:t>
      </w:r>
      <w:r w:rsidRPr="00D42E36">
        <w:fldChar w:fldCharType="begin"/>
      </w:r>
      <w:r w:rsidRPr="00D42E36">
        <w:instrText xml:space="preserve"> REF _Ref476662710 \h  \* MERGEFORMAT </w:instrText>
      </w:r>
      <w:r w:rsidRPr="00D42E36">
        <w:fldChar w:fldCharType="separate"/>
      </w:r>
      <w:r w:rsidR="00C26B2F">
        <w:t xml:space="preserve">Tabel </w:t>
      </w:r>
      <w:r w:rsidR="00C26B2F">
        <w:rPr>
          <w:noProof/>
        </w:rPr>
        <w:t>3</w:t>
      </w:r>
      <w:r w:rsidRPr="00D42E36">
        <w:fldChar w:fldCharType="end"/>
      </w:r>
      <w:r w:rsidR="00915D4B">
        <w:t xml:space="preserve"> kloppen</w:t>
      </w:r>
      <w:r w:rsidR="007F1AE9">
        <w:t>.</w:t>
      </w:r>
    </w:p>
    <w:p w14:paraId="1363ADA9" w14:textId="4AE178CE" w:rsidR="00F029FC" w:rsidRDefault="00F029FC" w:rsidP="00F029FC">
      <w:pPr>
        <w:pStyle w:val="Kop3"/>
      </w:pPr>
      <w:bookmarkStart w:id="16" w:name="_Toc487553077"/>
      <w:r>
        <w:t>Voorbeeld van de OR-operatie</w:t>
      </w:r>
      <w:bookmarkEnd w:id="16"/>
    </w:p>
    <w:p w14:paraId="7209E9C2" w14:textId="4C079465" w:rsidR="00F029FC" w:rsidRDefault="00F029FC" w:rsidP="00F029FC">
      <w:r>
        <w:t xml:space="preserve">Een student krijgt de opdracht om op basis van meetdata te bepalen wanneer waardes van een krachtmeting onder -100 Newton </w:t>
      </w:r>
      <w:r w:rsidR="002C175D">
        <w:t>blijven</w:t>
      </w:r>
      <w:r>
        <w:t xml:space="preserve"> en wanneer </w:t>
      </w:r>
      <w:r w:rsidR="002C175D">
        <w:t>ze</w:t>
      </w:r>
      <w:r>
        <w:t xml:space="preserve"> boven </w:t>
      </w:r>
      <w:r w:rsidR="002C175D">
        <w:t xml:space="preserve">de </w:t>
      </w:r>
      <w:r>
        <w:t>100 Newton kom</w:t>
      </w:r>
      <w:r w:rsidR="002C175D">
        <w:t>en</w:t>
      </w:r>
      <w:r>
        <w:t>. Stel dat de krachtdata in een vector genaamd ‘krachtdata’ staat. De student kan nu gemakkelijk m.b.v. Matlab bepalen welke waardes</w:t>
      </w:r>
      <w:r w:rsidR="00001334">
        <w:t xml:space="preserve"> voldoen aan het bereik (kleiner dan -100 en groter dan 100</w:t>
      </w:r>
      <w:r w:rsidR="00E34A58">
        <w:t xml:space="preserve">, zie </w:t>
      </w:r>
      <w:r w:rsidR="00E34A58">
        <w:fldChar w:fldCharType="begin"/>
      </w:r>
      <w:r w:rsidR="00E34A58">
        <w:instrText xml:space="preserve"> REF _Ref483927978 \h </w:instrText>
      </w:r>
      <w:r w:rsidR="00E34A58">
        <w:fldChar w:fldCharType="separate"/>
      </w:r>
      <w:r w:rsidR="00C26B2F">
        <w:t xml:space="preserve">Figuur </w:t>
      </w:r>
      <w:r w:rsidR="00C26B2F">
        <w:rPr>
          <w:noProof/>
        </w:rPr>
        <w:t>4</w:t>
      </w:r>
      <w:r w:rsidR="00E34A58">
        <w:fldChar w:fldCharType="end"/>
      </w:r>
      <w:r w:rsidR="00001334">
        <w:t>):</w:t>
      </w:r>
    </w:p>
    <w:p w14:paraId="0159AE9E" w14:textId="77777777" w:rsidR="00E34A58" w:rsidRDefault="00E34A58" w:rsidP="00E34A58">
      <w:pPr>
        <w:keepNext/>
      </w:pPr>
      <w:r>
        <w:rPr>
          <w:noProof/>
          <w:lang w:eastAsia="nl-NL"/>
        </w:rPr>
        <w:lastRenderedPageBreak/>
        <w:drawing>
          <wp:inline distT="0" distB="0" distL="0" distR="0" wp14:anchorId="38105368" wp14:editId="655C933F">
            <wp:extent cx="5760720" cy="3362960"/>
            <wp:effectExtent l="0" t="0" r="0" b="889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ample_OR_2017-05-30 17_13_10-MATLAB R2017a - academic use.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362960"/>
                    </a:xfrm>
                    <a:prstGeom prst="rect">
                      <a:avLst/>
                    </a:prstGeom>
                  </pic:spPr>
                </pic:pic>
              </a:graphicData>
            </a:graphic>
          </wp:inline>
        </w:drawing>
      </w:r>
    </w:p>
    <w:p w14:paraId="688C8FAE" w14:textId="77777777" w:rsidR="00001334" w:rsidRDefault="00E34A58" w:rsidP="00E34A58">
      <w:pPr>
        <w:pStyle w:val="Bijschrift"/>
        <w:jc w:val="center"/>
      </w:pPr>
      <w:bookmarkStart w:id="17" w:name="_Ref483927978"/>
      <w:r>
        <w:t xml:space="preserve">Figuur </w:t>
      </w:r>
      <w:r w:rsidR="00135CF1">
        <w:fldChar w:fldCharType="begin"/>
      </w:r>
      <w:r w:rsidR="00135CF1">
        <w:instrText xml:space="preserve"> SEQ Figuur \* ARABIC </w:instrText>
      </w:r>
      <w:r w:rsidR="00135CF1">
        <w:fldChar w:fldCharType="separate"/>
      </w:r>
      <w:r w:rsidR="00C26B2F">
        <w:rPr>
          <w:noProof/>
        </w:rPr>
        <w:t>4</w:t>
      </w:r>
      <w:r w:rsidR="00135CF1">
        <w:rPr>
          <w:noProof/>
        </w:rPr>
        <w:fldChar w:fldCharType="end"/>
      </w:r>
      <w:bookmarkEnd w:id="17"/>
      <w:r>
        <w:t>: Een praktisch voorbeeld van de OR-operator. Het filteren van waardes onder en boven bepaalde grenzen.</w:t>
      </w:r>
    </w:p>
    <w:p w14:paraId="7370ED76" w14:textId="05723309" w:rsidR="00E34A58" w:rsidRPr="008B3DDD" w:rsidRDefault="008B3DDD" w:rsidP="008B3DDD">
      <w:pPr>
        <w:pStyle w:val="aO"/>
      </w:pPr>
      <w:r>
        <w:t>Test dit zelf in Matlab!</w:t>
      </w:r>
    </w:p>
    <w:p w14:paraId="4E52B8B5" w14:textId="797D0651" w:rsidR="00915D4B" w:rsidRDefault="00915D4B" w:rsidP="00D42E36">
      <w:r>
        <w:t xml:space="preserve">Het voorbeeld in </w:t>
      </w:r>
      <w:r>
        <w:fldChar w:fldCharType="begin"/>
      </w:r>
      <w:r>
        <w:instrText xml:space="preserve"> REF _Ref476662314 \h </w:instrText>
      </w:r>
      <w:r>
        <w:fldChar w:fldCharType="separate"/>
      </w:r>
      <w:r w:rsidR="00C26B2F">
        <w:t xml:space="preserve">Figuur </w:t>
      </w:r>
      <w:r w:rsidR="00C26B2F">
        <w:rPr>
          <w:noProof/>
        </w:rPr>
        <w:t>2</w:t>
      </w:r>
      <w:r>
        <w:fldChar w:fldCharType="end"/>
      </w:r>
      <w:r>
        <w:t xml:space="preserve"> gaan we</w:t>
      </w:r>
      <w:r w:rsidR="002C175D">
        <w:t xml:space="preserve"> in het klein</w:t>
      </w:r>
      <w:r>
        <w:t xml:space="preserve"> </w:t>
      </w:r>
      <w:commentRangeStart w:id="18"/>
      <w:r>
        <w:t>herhalen</w:t>
      </w:r>
      <w:commentRangeEnd w:id="18"/>
      <w:r w:rsidR="002C175D">
        <w:rPr>
          <w:rStyle w:val="Verwijzingopmerking"/>
        </w:rPr>
        <w:commentReference w:id="18"/>
      </w:r>
      <w:r w:rsidR="002C175D">
        <w:rPr>
          <w:rStyle w:val="Verwijzingopmerking"/>
        </w:rPr>
        <w:commentReference w:id="19"/>
      </w:r>
      <w:r>
        <w:t>:</w:t>
      </w:r>
    </w:p>
    <w:p w14:paraId="5684E6DF" w14:textId="77777777" w:rsidR="00915D4B" w:rsidRDefault="00915D4B" w:rsidP="00915D4B">
      <w:pPr>
        <w:keepNext/>
        <w:jc w:val="center"/>
      </w:pPr>
      <w:r>
        <w:rPr>
          <w:noProof/>
          <w:lang w:eastAsia="nl-NL"/>
        </w:rPr>
        <w:drawing>
          <wp:inline distT="0" distB="0" distL="0" distR="0" wp14:anchorId="2B89C941" wp14:editId="5FFA95A2">
            <wp:extent cx="2762636" cy="1228896"/>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Example1.PNG"/>
                    <pic:cNvPicPr/>
                  </pic:nvPicPr>
                  <pic:blipFill>
                    <a:blip r:embed="rId18">
                      <a:extLst>
                        <a:ext uri="{28A0092B-C50C-407E-A947-70E740481C1C}">
                          <a14:useLocalDpi xmlns:a14="http://schemas.microsoft.com/office/drawing/2010/main" val="0"/>
                        </a:ext>
                      </a:extLst>
                    </a:blip>
                    <a:stretch>
                      <a:fillRect/>
                    </a:stretch>
                  </pic:blipFill>
                  <pic:spPr>
                    <a:xfrm>
                      <a:off x="0" y="0"/>
                      <a:ext cx="2762636" cy="1228896"/>
                    </a:xfrm>
                    <a:prstGeom prst="rect">
                      <a:avLst/>
                    </a:prstGeom>
                  </pic:spPr>
                </pic:pic>
              </a:graphicData>
            </a:graphic>
          </wp:inline>
        </w:drawing>
      </w:r>
    </w:p>
    <w:p w14:paraId="4399E12A" w14:textId="77777777" w:rsidR="00915D4B" w:rsidRDefault="00915D4B" w:rsidP="00915D4B">
      <w:pPr>
        <w:pStyle w:val="Bijschrift"/>
        <w:ind w:left="720"/>
        <w:jc w:val="center"/>
      </w:pPr>
      <w:r>
        <w:t xml:space="preserve">Figuur </w:t>
      </w:r>
      <w:r w:rsidR="00135CF1">
        <w:fldChar w:fldCharType="begin"/>
      </w:r>
      <w:r w:rsidR="00135CF1">
        <w:instrText xml:space="preserve"> SEQ Figuur \* ARABIC </w:instrText>
      </w:r>
      <w:r w:rsidR="00135CF1">
        <w:fldChar w:fldCharType="separate"/>
      </w:r>
      <w:r w:rsidR="00C26B2F">
        <w:rPr>
          <w:noProof/>
        </w:rPr>
        <w:t>5</w:t>
      </w:r>
      <w:r w:rsidR="00135CF1">
        <w:rPr>
          <w:noProof/>
        </w:rPr>
        <w:fldChar w:fldCharType="end"/>
      </w:r>
      <w:r>
        <w:t>: Voorbeeld van het toepassen van de OR-operator in Matlab</w:t>
      </w:r>
      <w:r w:rsidR="00302E4D">
        <w:t xml:space="preserve"> met als input matrices in plaats van enkele waardes.</w:t>
      </w:r>
    </w:p>
    <w:p w14:paraId="015FCE2C" w14:textId="77777777" w:rsidR="00915D4B" w:rsidRDefault="00DD52A7" w:rsidP="00DD52A7">
      <w:pPr>
        <w:pStyle w:val="Kop2"/>
      </w:pPr>
      <w:bookmarkStart w:id="20" w:name="_Toc487553078"/>
      <w:r>
        <w:t>De NIET (NOT) operator</w:t>
      </w:r>
      <w:bookmarkEnd w:id="20"/>
    </w:p>
    <w:p w14:paraId="2DEDB2A0" w14:textId="65BACE6F" w:rsidR="00C30410" w:rsidRDefault="00DD52A7" w:rsidP="00CD3CD2">
      <w:pPr>
        <w:rPr>
          <w:rFonts w:eastAsia="Times New Roman" w:cs="Times New Roman"/>
          <w:b/>
        </w:rPr>
      </w:pPr>
      <w:r>
        <w:t xml:space="preserve">De laatste veel gebruikte logische operator is de NIET-operator, verder te noemen de NOT-operator. </w:t>
      </w:r>
    </w:p>
    <w:p w14:paraId="12EA7A5F" w14:textId="59862D74" w:rsidR="00C46CAA" w:rsidRPr="00C46CAA" w:rsidRDefault="00C46CAA" w:rsidP="00C30410">
      <w:pPr>
        <w:rPr>
          <w:rFonts w:eastAsia="Times New Roman" w:cs="Times New Roman"/>
        </w:rPr>
      </w:pPr>
      <w:r>
        <w:rPr>
          <w:rFonts w:eastAsia="Times New Roman" w:cs="Times New Roman"/>
        </w:rPr>
        <w:t>De NOT-operator is een eenvoudige operator die slechts de toestand (</w:t>
      </w:r>
      <w:r w:rsidR="00110879">
        <w:rPr>
          <w:rFonts w:eastAsia="Times New Roman" w:cs="Times New Roman"/>
        </w:rPr>
        <w:t>TRUE</w:t>
      </w:r>
      <w:r>
        <w:rPr>
          <w:rFonts w:eastAsia="Times New Roman" w:cs="Times New Roman"/>
        </w:rPr>
        <w:t xml:space="preserve"> of </w:t>
      </w:r>
      <w:r w:rsidR="00110879">
        <w:rPr>
          <w:rFonts w:eastAsia="Times New Roman" w:cs="Times New Roman"/>
        </w:rPr>
        <w:t>FALSE</w:t>
      </w:r>
      <w:r>
        <w:rPr>
          <w:rFonts w:eastAsia="Times New Roman" w:cs="Times New Roman"/>
        </w:rPr>
        <w:t>) inverteert</w:t>
      </w:r>
      <w:r w:rsidR="002C175D">
        <w:rPr>
          <w:rFonts w:eastAsia="Times New Roman" w:cs="Times New Roman"/>
        </w:rPr>
        <w:t xml:space="preserve"> (omdraait)</w:t>
      </w:r>
      <w:r>
        <w:rPr>
          <w:rFonts w:eastAsia="Times New Roman" w:cs="Times New Roman"/>
        </w:rPr>
        <w:t xml:space="preserve">. Dat wil zeggen dat als de toestand </w:t>
      </w:r>
      <w:r w:rsidR="00110879">
        <w:rPr>
          <w:rFonts w:eastAsia="Times New Roman" w:cs="Times New Roman"/>
        </w:rPr>
        <w:t>TRUE</w:t>
      </w:r>
      <w:r>
        <w:rPr>
          <w:rFonts w:eastAsia="Times New Roman" w:cs="Times New Roman"/>
        </w:rPr>
        <w:t xml:space="preserve"> is maakt de NOT-operator de toestand </w:t>
      </w:r>
      <w:r w:rsidR="00110879">
        <w:rPr>
          <w:rFonts w:eastAsia="Times New Roman" w:cs="Times New Roman"/>
        </w:rPr>
        <w:t>FALSE</w:t>
      </w:r>
      <w:r>
        <w:rPr>
          <w:rFonts w:eastAsia="Times New Roman" w:cs="Times New Roman"/>
        </w:rPr>
        <w:t>. En andersom:</w:t>
      </w:r>
    </w:p>
    <w:p w14:paraId="4865449C" w14:textId="77777777" w:rsidR="007F2EEF" w:rsidRDefault="007F2EEF" w:rsidP="007F2EEF">
      <w:pPr>
        <w:pStyle w:val="Bijschrift"/>
        <w:keepNext/>
        <w:jc w:val="center"/>
      </w:pPr>
      <w:r>
        <w:t xml:space="preserve">Tabel </w:t>
      </w:r>
      <w:r w:rsidR="00135CF1">
        <w:fldChar w:fldCharType="begin"/>
      </w:r>
      <w:r w:rsidR="00135CF1">
        <w:instrText xml:space="preserve"> SEQ Tabel \* ARABIC </w:instrText>
      </w:r>
      <w:r w:rsidR="00135CF1">
        <w:fldChar w:fldCharType="separate"/>
      </w:r>
      <w:r w:rsidR="00C26B2F">
        <w:rPr>
          <w:noProof/>
        </w:rPr>
        <w:t>4</w:t>
      </w:r>
      <w:r w:rsidR="00135CF1">
        <w:rPr>
          <w:noProof/>
        </w:rPr>
        <w:fldChar w:fldCharType="end"/>
      </w:r>
      <w:r>
        <w:t xml:space="preserve">: de </w:t>
      </w:r>
      <w:r w:rsidR="00C46CAA">
        <w:t>NOT-operator.</w:t>
      </w:r>
    </w:p>
    <w:tbl>
      <w:tblPr>
        <w:tblStyle w:val="Tabelraster"/>
        <w:tblW w:w="0" w:type="auto"/>
        <w:jc w:val="center"/>
        <w:tblLook w:val="04A0" w:firstRow="1" w:lastRow="0" w:firstColumn="1" w:lastColumn="0" w:noHBand="0" w:noVBand="1"/>
      </w:tblPr>
      <w:tblGrid>
        <w:gridCol w:w="869"/>
        <w:gridCol w:w="856"/>
      </w:tblGrid>
      <w:tr w:rsidR="00C46CAA" w14:paraId="0EAB24A4" w14:textId="77777777" w:rsidTr="007F2EEF">
        <w:trPr>
          <w:jc w:val="center"/>
        </w:trPr>
        <w:tc>
          <w:tcPr>
            <w:tcW w:w="0" w:type="auto"/>
            <w:tcBorders>
              <w:bottom w:val="double" w:sz="4" w:space="0" w:color="auto"/>
              <w:right w:val="nil"/>
            </w:tcBorders>
          </w:tcPr>
          <w:p w14:paraId="7005F40E" w14:textId="77777777" w:rsidR="00C46CAA" w:rsidRDefault="00C46CAA" w:rsidP="007F2EEF">
            <w:r>
              <w:t>Input A</w:t>
            </w:r>
          </w:p>
        </w:tc>
        <w:tc>
          <w:tcPr>
            <w:tcW w:w="0" w:type="auto"/>
            <w:tcBorders>
              <w:left w:val="double" w:sz="4" w:space="0" w:color="auto"/>
              <w:bottom w:val="double" w:sz="4" w:space="0" w:color="auto"/>
            </w:tcBorders>
          </w:tcPr>
          <w:p w14:paraId="2F709FB1" w14:textId="77777777" w:rsidR="00C46CAA" w:rsidRDefault="00C46CAA" w:rsidP="007F2EEF">
            <w:r>
              <w:t>Output</w:t>
            </w:r>
          </w:p>
        </w:tc>
      </w:tr>
      <w:tr w:rsidR="00C46CAA" w14:paraId="3B9B4F5C" w14:textId="77777777" w:rsidTr="007F2EEF">
        <w:trPr>
          <w:jc w:val="center"/>
        </w:trPr>
        <w:tc>
          <w:tcPr>
            <w:tcW w:w="0" w:type="auto"/>
            <w:tcBorders>
              <w:top w:val="double" w:sz="4" w:space="0" w:color="auto"/>
              <w:right w:val="nil"/>
            </w:tcBorders>
          </w:tcPr>
          <w:p w14:paraId="56A96B2A" w14:textId="77777777" w:rsidR="00C46CAA" w:rsidRDefault="00C46CAA" w:rsidP="007F2EEF">
            <w:pPr>
              <w:jc w:val="center"/>
            </w:pPr>
            <w:r>
              <w:t>0</w:t>
            </w:r>
          </w:p>
        </w:tc>
        <w:tc>
          <w:tcPr>
            <w:tcW w:w="0" w:type="auto"/>
            <w:tcBorders>
              <w:top w:val="double" w:sz="4" w:space="0" w:color="auto"/>
              <w:left w:val="double" w:sz="4" w:space="0" w:color="auto"/>
            </w:tcBorders>
          </w:tcPr>
          <w:p w14:paraId="3C80FDF4" w14:textId="77777777" w:rsidR="00C46CAA" w:rsidRDefault="00C46CAA" w:rsidP="007F2EEF">
            <w:pPr>
              <w:jc w:val="center"/>
            </w:pPr>
            <w:r>
              <w:t>1</w:t>
            </w:r>
          </w:p>
        </w:tc>
      </w:tr>
      <w:tr w:rsidR="00C46CAA" w14:paraId="3669B9DA" w14:textId="77777777" w:rsidTr="007F2EEF">
        <w:trPr>
          <w:jc w:val="center"/>
        </w:trPr>
        <w:tc>
          <w:tcPr>
            <w:tcW w:w="0" w:type="auto"/>
            <w:tcBorders>
              <w:right w:val="nil"/>
            </w:tcBorders>
          </w:tcPr>
          <w:p w14:paraId="50404E78" w14:textId="77777777" w:rsidR="00C46CAA" w:rsidRDefault="00C46CAA" w:rsidP="007F2EEF">
            <w:pPr>
              <w:jc w:val="center"/>
            </w:pPr>
            <w:r>
              <w:t>1</w:t>
            </w:r>
          </w:p>
        </w:tc>
        <w:tc>
          <w:tcPr>
            <w:tcW w:w="0" w:type="auto"/>
            <w:tcBorders>
              <w:left w:val="double" w:sz="4" w:space="0" w:color="auto"/>
            </w:tcBorders>
          </w:tcPr>
          <w:p w14:paraId="4E0F2776" w14:textId="77777777" w:rsidR="00C46CAA" w:rsidRPr="00C46CAA" w:rsidRDefault="00C46CAA" w:rsidP="007F2EEF">
            <w:pPr>
              <w:jc w:val="center"/>
            </w:pPr>
            <w:r w:rsidRPr="00C46CAA">
              <w:t>0</w:t>
            </w:r>
          </w:p>
        </w:tc>
      </w:tr>
    </w:tbl>
    <w:p w14:paraId="110BADD3" w14:textId="77777777" w:rsidR="009B5319" w:rsidRPr="00C30410" w:rsidRDefault="009B5319" w:rsidP="00C30410">
      <w:pPr>
        <w:rPr>
          <w:rFonts w:eastAsia="Times New Roman" w:cs="Times New Roman"/>
          <w:b/>
        </w:rPr>
      </w:pPr>
    </w:p>
    <w:p w14:paraId="08183206" w14:textId="77777777" w:rsidR="00B35E09" w:rsidRDefault="00B35E09" w:rsidP="00B35E09">
      <w:r>
        <w:t>De NOT-operator wordt in Matlab op de volgende manier gebruikt:</w:t>
      </w:r>
    </w:p>
    <w:p w14:paraId="2343D6C4" w14:textId="77777777" w:rsidR="00B35E09" w:rsidRDefault="00B35E09" w:rsidP="00B35E09">
      <w:pPr>
        <w:pStyle w:val="Lijstalinea"/>
        <w:numPr>
          <w:ilvl w:val="0"/>
          <w:numId w:val="21"/>
        </w:numPr>
      </w:pPr>
      <w:r>
        <w:t>~A</w:t>
      </w:r>
    </w:p>
    <w:p w14:paraId="7C92D4B9" w14:textId="77777777" w:rsidR="00B35E09" w:rsidRDefault="00B35E09" w:rsidP="00B35E09">
      <w:pPr>
        <w:pStyle w:val="Lijstalinea"/>
        <w:numPr>
          <w:ilvl w:val="0"/>
          <w:numId w:val="21"/>
        </w:numPr>
      </w:pPr>
      <w:r>
        <w:lastRenderedPageBreak/>
        <w:t>not(A)</w:t>
      </w:r>
    </w:p>
    <w:p w14:paraId="27F7ADE7" w14:textId="77777777" w:rsidR="00D31248" w:rsidRDefault="00D31248" w:rsidP="00D31248">
      <w:r>
        <w:t xml:space="preserve">De daadwerkelijke operator is dus de tilde: </w:t>
      </w:r>
      <w:r w:rsidRPr="00D31248">
        <w:rPr>
          <w:b/>
          <w:sz w:val="32"/>
        </w:rPr>
        <w:t>~</w:t>
      </w:r>
      <w:r>
        <w:t>.</w:t>
      </w:r>
    </w:p>
    <w:p w14:paraId="63D73196" w14:textId="77777777" w:rsidR="00B35E09" w:rsidRDefault="00B35E09" w:rsidP="00B35E09">
      <w:r>
        <w:t>Merk op dat de NOT-operator slechts werkt op één operand en niet op twee operands zoals bij de AND- en OR-operator.</w:t>
      </w:r>
      <w:r w:rsidR="00C13D34">
        <w:t xml:space="preserve"> In </w:t>
      </w:r>
      <w:r w:rsidR="00C13D34">
        <w:fldChar w:fldCharType="begin"/>
      </w:r>
      <w:r w:rsidR="00C13D34">
        <w:instrText xml:space="preserve"> REF _Ref476663968 \h </w:instrText>
      </w:r>
      <w:r w:rsidR="00C13D34">
        <w:fldChar w:fldCharType="separate"/>
      </w:r>
      <w:r w:rsidR="00C26B2F">
        <w:t xml:space="preserve">Figuur </w:t>
      </w:r>
      <w:r w:rsidR="00C26B2F">
        <w:rPr>
          <w:noProof/>
        </w:rPr>
        <w:t>6</w:t>
      </w:r>
      <w:r w:rsidR="00C13D34">
        <w:fldChar w:fldCharType="end"/>
      </w:r>
      <w:r w:rsidR="00C13D34">
        <w:t xml:space="preserve"> is het resultaat van de NOT-operator te zien:</w:t>
      </w:r>
    </w:p>
    <w:p w14:paraId="519629F2" w14:textId="77777777" w:rsidR="00B80F75" w:rsidRDefault="00B80F75" w:rsidP="00B80F75">
      <w:pPr>
        <w:keepNext/>
        <w:jc w:val="center"/>
      </w:pPr>
      <w:r>
        <w:rPr>
          <w:noProof/>
          <w:lang w:eastAsia="nl-NL"/>
        </w:rPr>
        <w:drawing>
          <wp:inline distT="0" distB="0" distL="0" distR="0" wp14:anchorId="2B4B4B95" wp14:editId="029F63E8">
            <wp:extent cx="847843" cy="2133898"/>
            <wp:effectExtent l="0" t="0" r="952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Example0.PNG"/>
                    <pic:cNvPicPr/>
                  </pic:nvPicPr>
                  <pic:blipFill>
                    <a:blip r:embed="rId19">
                      <a:extLst>
                        <a:ext uri="{28A0092B-C50C-407E-A947-70E740481C1C}">
                          <a14:useLocalDpi xmlns:a14="http://schemas.microsoft.com/office/drawing/2010/main" val="0"/>
                        </a:ext>
                      </a:extLst>
                    </a:blip>
                    <a:stretch>
                      <a:fillRect/>
                    </a:stretch>
                  </pic:blipFill>
                  <pic:spPr>
                    <a:xfrm>
                      <a:off x="0" y="0"/>
                      <a:ext cx="847843" cy="2133898"/>
                    </a:xfrm>
                    <a:prstGeom prst="rect">
                      <a:avLst/>
                    </a:prstGeom>
                  </pic:spPr>
                </pic:pic>
              </a:graphicData>
            </a:graphic>
          </wp:inline>
        </w:drawing>
      </w:r>
    </w:p>
    <w:p w14:paraId="08D41CAF" w14:textId="77777777" w:rsidR="00B80F75" w:rsidRDefault="00B80F75" w:rsidP="00B80F75">
      <w:pPr>
        <w:pStyle w:val="Bijschrift"/>
        <w:ind w:left="720"/>
        <w:jc w:val="center"/>
      </w:pPr>
      <w:bookmarkStart w:id="21" w:name="_Ref476663968"/>
      <w:r>
        <w:t xml:space="preserve">Figuur </w:t>
      </w:r>
      <w:r w:rsidR="00135CF1">
        <w:fldChar w:fldCharType="begin"/>
      </w:r>
      <w:r w:rsidR="00135CF1">
        <w:instrText xml:space="preserve"> SEQ Figuur \* ARABIC </w:instrText>
      </w:r>
      <w:r w:rsidR="00135CF1">
        <w:fldChar w:fldCharType="separate"/>
      </w:r>
      <w:r w:rsidR="00C26B2F">
        <w:rPr>
          <w:noProof/>
        </w:rPr>
        <w:t>6</w:t>
      </w:r>
      <w:r w:rsidR="00135CF1">
        <w:rPr>
          <w:noProof/>
        </w:rPr>
        <w:fldChar w:fldCharType="end"/>
      </w:r>
      <w:bookmarkEnd w:id="21"/>
      <w:r>
        <w:t>: Voorbeeld van het toepassen van de NOT-operator</w:t>
      </w:r>
      <w:r w:rsidR="00C13D34">
        <w:t>.</w:t>
      </w:r>
    </w:p>
    <w:p w14:paraId="4C5D0B0A" w14:textId="4C68377A" w:rsidR="00C13D34" w:rsidRDefault="00436096" w:rsidP="00C13D34">
      <w:r>
        <w:t>Een opvallende eigenschap van de NOT-operator is dat als deze operator twee keer achter</w:t>
      </w:r>
      <w:r w:rsidR="002C175D">
        <w:t xml:space="preserve"> </w:t>
      </w:r>
      <w:r>
        <w:t>elkaar wordt toegepast</w:t>
      </w:r>
      <w:r w:rsidR="002C175D">
        <w:t>,</w:t>
      </w:r>
      <w:r>
        <w:t xml:space="preserve"> het resultaat onveranderd</w:t>
      </w:r>
      <w:r w:rsidR="002C175D">
        <w:t xml:space="preserve"> blijft</w:t>
      </w:r>
      <w:r>
        <w:t>:</w:t>
      </w:r>
    </w:p>
    <w:p w14:paraId="287D5195" w14:textId="77777777" w:rsidR="00436096" w:rsidRDefault="00436096" w:rsidP="00436096">
      <w:pPr>
        <w:keepNext/>
        <w:jc w:val="center"/>
      </w:pPr>
      <w:r>
        <w:rPr>
          <w:noProof/>
          <w:lang w:eastAsia="nl-NL"/>
        </w:rPr>
        <w:drawing>
          <wp:inline distT="0" distB="0" distL="0" distR="0" wp14:anchorId="37C8676A" wp14:editId="1E3426D4">
            <wp:extent cx="1190791" cy="1971950"/>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tExample1.PNG"/>
                    <pic:cNvPicPr/>
                  </pic:nvPicPr>
                  <pic:blipFill>
                    <a:blip r:embed="rId20">
                      <a:extLst>
                        <a:ext uri="{28A0092B-C50C-407E-A947-70E740481C1C}">
                          <a14:useLocalDpi xmlns:a14="http://schemas.microsoft.com/office/drawing/2010/main" val="0"/>
                        </a:ext>
                      </a:extLst>
                    </a:blip>
                    <a:stretch>
                      <a:fillRect/>
                    </a:stretch>
                  </pic:blipFill>
                  <pic:spPr>
                    <a:xfrm>
                      <a:off x="0" y="0"/>
                      <a:ext cx="1190791" cy="1971950"/>
                    </a:xfrm>
                    <a:prstGeom prst="rect">
                      <a:avLst/>
                    </a:prstGeom>
                  </pic:spPr>
                </pic:pic>
              </a:graphicData>
            </a:graphic>
          </wp:inline>
        </w:drawing>
      </w:r>
    </w:p>
    <w:p w14:paraId="6AAF7786" w14:textId="77777777" w:rsidR="00436096" w:rsidRDefault="00436096" w:rsidP="00436096">
      <w:pPr>
        <w:pStyle w:val="Bijschrift"/>
        <w:ind w:left="720"/>
        <w:jc w:val="center"/>
      </w:pPr>
      <w:r>
        <w:t xml:space="preserve">Figuur </w:t>
      </w:r>
      <w:r w:rsidR="00135CF1">
        <w:fldChar w:fldCharType="begin"/>
      </w:r>
      <w:r w:rsidR="00135CF1">
        <w:instrText xml:space="preserve"> SEQ Figuur \* ARABIC </w:instrText>
      </w:r>
      <w:r w:rsidR="00135CF1">
        <w:fldChar w:fldCharType="separate"/>
      </w:r>
      <w:r w:rsidR="00C26B2F">
        <w:rPr>
          <w:noProof/>
        </w:rPr>
        <w:t>7</w:t>
      </w:r>
      <w:r w:rsidR="00135CF1">
        <w:rPr>
          <w:noProof/>
        </w:rPr>
        <w:fldChar w:fldCharType="end"/>
      </w:r>
      <w:r>
        <w:t>: Voorbeeld van het toepassen van de NOT-operator.</w:t>
      </w:r>
    </w:p>
    <w:p w14:paraId="0B87729C" w14:textId="77777777" w:rsidR="00CD3CD2" w:rsidRDefault="00CD3CD2" w:rsidP="00CD3CD2"/>
    <w:tbl>
      <w:tblPr>
        <w:tblStyle w:val="Tabelraster"/>
        <w:tblW w:w="0" w:type="auto"/>
        <w:shd w:val="clear" w:color="auto" w:fill="F4B083" w:themeFill="accent2" w:themeFillTint="99"/>
        <w:tblLook w:val="04A0" w:firstRow="1" w:lastRow="0" w:firstColumn="1" w:lastColumn="0" w:noHBand="0" w:noVBand="1"/>
      </w:tblPr>
      <w:tblGrid>
        <w:gridCol w:w="9062"/>
      </w:tblGrid>
      <w:tr w:rsidR="00CD3CD2" w:rsidRPr="00C30410" w14:paraId="708F302A" w14:textId="77777777" w:rsidTr="005921D0">
        <w:tc>
          <w:tcPr>
            <w:tcW w:w="9062" w:type="dxa"/>
            <w:shd w:val="clear" w:color="auto" w:fill="F4B083" w:themeFill="accent2" w:themeFillTint="99"/>
          </w:tcPr>
          <w:p w14:paraId="66447767" w14:textId="77777777" w:rsidR="00CD3CD2" w:rsidRPr="00C30410" w:rsidRDefault="00CD3CD2" w:rsidP="005921D0">
            <w:pPr>
              <w:rPr>
                <w:rFonts w:eastAsia="Times New Roman" w:cs="Times New Roman"/>
              </w:rPr>
            </w:pPr>
          </w:p>
          <w:p w14:paraId="6BA5951D" w14:textId="73EB147B" w:rsidR="00CD3CD2" w:rsidRPr="00C30410" w:rsidRDefault="00CD3CD2" w:rsidP="005921D0">
            <w:pPr>
              <w:rPr>
                <w:rFonts w:eastAsia="Times New Roman" w:cs="Times New Roman"/>
                <w:b/>
              </w:rPr>
            </w:pPr>
            <w:r>
              <w:rPr>
                <w:rFonts w:eastAsia="Times New Roman" w:cs="Times New Roman"/>
                <w:b/>
              </w:rPr>
              <w:t>Er zijn nog meer logische operatoren</w:t>
            </w:r>
            <w:r w:rsidR="002C175D">
              <w:rPr>
                <w:rFonts w:eastAsia="Times New Roman" w:cs="Times New Roman"/>
                <w:b/>
              </w:rPr>
              <w:t>,</w:t>
            </w:r>
            <w:r>
              <w:rPr>
                <w:rFonts w:eastAsia="Times New Roman" w:cs="Times New Roman"/>
                <w:b/>
              </w:rPr>
              <w:t xml:space="preserve"> maar die zijn voor een Bewegingstechnoloog minder relevant</w:t>
            </w:r>
            <w:r w:rsidR="002C175D">
              <w:rPr>
                <w:rFonts w:eastAsia="Times New Roman" w:cs="Times New Roman"/>
                <w:b/>
              </w:rPr>
              <w:t>.</w:t>
            </w:r>
          </w:p>
          <w:p w14:paraId="4A566C8D" w14:textId="77777777" w:rsidR="00CD3CD2" w:rsidRPr="00C30410" w:rsidRDefault="00CD3CD2" w:rsidP="005921D0">
            <w:pPr>
              <w:rPr>
                <w:rFonts w:eastAsia="Times New Roman" w:cs="Times New Roman"/>
              </w:rPr>
            </w:pPr>
          </w:p>
        </w:tc>
      </w:tr>
    </w:tbl>
    <w:p w14:paraId="68894AEF" w14:textId="3DF78712" w:rsidR="00B93989" w:rsidRDefault="00B93989"/>
    <w:p w14:paraId="5C058F36" w14:textId="77777777" w:rsidR="00B93989" w:rsidRDefault="00B93989">
      <w:r>
        <w:br w:type="page"/>
      </w:r>
    </w:p>
    <w:p w14:paraId="760CAB4E" w14:textId="77777777" w:rsidR="00E34A58" w:rsidRDefault="00E34A58" w:rsidP="00E34A58">
      <w:pPr>
        <w:pStyle w:val="Kop3"/>
      </w:pPr>
      <w:bookmarkStart w:id="22" w:name="_Toc487553079"/>
      <w:r>
        <w:lastRenderedPageBreak/>
        <w:t>Voorbeeld</w:t>
      </w:r>
      <w:bookmarkEnd w:id="22"/>
    </w:p>
    <w:p w14:paraId="5F14D289" w14:textId="091C8CB5" w:rsidR="00E34A58" w:rsidRDefault="00E34A58" w:rsidP="00E34A58">
      <w:r>
        <w:t xml:space="preserve">Stel, alleen als een gegeven vectorlengte groter dan 0 is, mag je een bepaalde handeling uitvoeren. Hoe test je dat? In Matlab heb je een standaard functie genaamd </w:t>
      </w:r>
      <w:r w:rsidRPr="00E34A58">
        <w:rPr>
          <w:rFonts w:ascii="Consolas" w:hAnsi="Consolas"/>
        </w:rPr>
        <w:t>i</w:t>
      </w:r>
      <w:r w:rsidRPr="00B93989">
        <w:rPr>
          <w:rStyle w:val="aCChar"/>
        </w:rPr>
        <w:t>sempty</w:t>
      </w:r>
      <w:r w:rsidRPr="00E34A58">
        <w:rPr>
          <w:rFonts w:ascii="Consolas" w:hAnsi="Consolas"/>
        </w:rPr>
        <w:t>()</w:t>
      </w:r>
      <w:r>
        <w:t xml:space="preserve">. Echter deze functie geeft een </w:t>
      </w:r>
      <w:r>
        <w:rPr>
          <w:i/>
        </w:rPr>
        <w:t>true</w:t>
      </w:r>
      <w:r>
        <w:t xml:space="preserve"> terug als een vector leeg is. Terwijl de student graag een stuk code uitvoert als de vector vol is. </w:t>
      </w:r>
      <w:r>
        <w:rPr>
          <w:i/>
        </w:rPr>
        <w:t>Hoe los je dit op?</w:t>
      </w:r>
      <w:r>
        <w:t xml:space="preserve"> Door gebruik te maken van een NOT-operator.</w:t>
      </w:r>
    </w:p>
    <w:p w14:paraId="0B918758" w14:textId="095F0603" w:rsidR="00FB3FBF" w:rsidRPr="00E34A58" w:rsidRDefault="00FB3FBF" w:rsidP="00B93989">
      <w:pPr>
        <w:pStyle w:val="aO"/>
      </w:pPr>
      <w:r>
        <w:t>Maak een lege variabele. Gebruik hiervoor []. Gebruik isempty om false terug te krijgen.</w:t>
      </w:r>
    </w:p>
    <w:p w14:paraId="3CDDADB5" w14:textId="112983F8" w:rsidR="00D62E6C" w:rsidRDefault="00D62E6C">
      <w:r>
        <w:br w:type="page"/>
      </w:r>
    </w:p>
    <w:p w14:paraId="1F5DCDBA" w14:textId="77777777" w:rsidR="009C0A46" w:rsidRDefault="009C0A46" w:rsidP="009C0A46">
      <w:pPr>
        <w:pStyle w:val="Kop2"/>
      </w:pPr>
      <w:bookmarkStart w:id="23" w:name="_Toc476653794"/>
      <w:bookmarkStart w:id="24" w:name="_Toc487553080"/>
      <w:r>
        <w:lastRenderedPageBreak/>
        <w:t>Vragen</w:t>
      </w:r>
      <w:bookmarkEnd w:id="23"/>
      <w:r>
        <w:t xml:space="preserve"> en opdrachten</w:t>
      </w:r>
      <w:bookmarkEnd w:id="24"/>
    </w:p>
    <w:p w14:paraId="6CAA0B4B" w14:textId="77777777" w:rsidR="009C0A46" w:rsidRDefault="00F95FEB" w:rsidP="0071285A">
      <w:pPr>
        <w:pStyle w:val="Lijstalinea"/>
        <w:numPr>
          <w:ilvl w:val="0"/>
          <w:numId w:val="26"/>
        </w:numPr>
      </w:pPr>
      <w:r>
        <w:t xml:space="preserve">De AND-operator kan worden </w:t>
      </w:r>
      <w:commentRangeStart w:id="25"/>
      <w:r>
        <w:t>gecombineerd</w:t>
      </w:r>
      <w:commentRangeEnd w:id="25"/>
      <w:r w:rsidR="009C6218">
        <w:rPr>
          <w:rStyle w:val="Verwijzingopmerking"/>
        </w:rPr>
        <w:commentReference w:id="25"/>
      </w:r>
      <w:r>
        <w:t xml:space="preserve"> met de OR-operator</w:t>
      </w:r>
      <w:r w:rsidR="009C0A46" w:rsidRPr="0071285A">
        <w:t xml:space="preserve"> </w:t>
      </w:r>
      <w:r w:rsidR="009C0A46">
        <w:t>(Ja/Nee)</w:t>
      </w:r>
    </w:p>
    <w:p w14:paraId="52803B53" w14:textId="24BA74F6" w:rsidR="00900E27" w:rsidRPr="00F95FEB" w:rsidRDefault="009A175C" w:rsidP="00900E27">
      <w:pPr>
        <w:pStyle w:val="Lijstalinea"/>
        <w:numPr>
          <w:ilvl w:val="0"/>
          <w:numId w:val="26"/>
        </w:numPr>
      </w:pPr>
      <w:r>
        <w:t>K</w:t>
      </w:r>
      <w:r w:rsidR="00900E27">
        <w:t xml:space="preserve">an op basis van eenmalig </w:t>
      </w:r>
      <w:commentRangeStart w:id="26"/>
      <w:r w:rsidR="00900E27">
        <w:t>gebruik</w:t>
      </w:r>
      <w:commentRangeEnd w:id="26"/>
      <w:r w:rsidR="009C6218">
        <w:rPr>
          <w:rStyle w:val="Verwijzingopmerking"/>
        </w:rPr>
        <w:commentReference w:id="26"/>
      </w:r>
      <w:r w:rsidR="00900E27">
        <w:t xml:space="preserve"> van de variabele A (=1), B (=0)</w:t>
      </w:r>
      <w:r>
        <w:t xml:space="preserve"> de</w:t>
      </w:r>
      <w:r w:rsidR="00900E27">
        <w:t xml:space="preserve"> AND</w:t>
      </w:r>
      <w:r>
        <w:t>-operator</w:t>
      </w:r>
      <w:r w:rsidR="00900E27">
        <w:t xml:space="preserve"> </w:t>
      </w:r>
      <w:r w:rsidR="00B93989">
        <w:t>é</w:t>
      </w:r>
      <w:r w:rsidR="00900E27">
        <w:t xml:space="preserve">n </w:t>
      </w:r>
      <w:r>
        <w:t xml:space="preserve">de </w:t>
      </w:r>
      <w:r w:rsidR="00900E27">
        <w:t>OR</w:t>
      </w:r>
      <w:r>
        <w:t xml:space="preserve">-operator </w:t>
      </w:r>
      <w:r w:rsidR="00900E27">
        <w:t>het resultaat ‘0’ worden?</w:t>
      </w:r>
    </w:p>
    <w:p w14:paraId="1C70BB64" w14:textId="77777777" w:rsidR="00900E27" w:rsidRDefault="00C54556" w:rsidP="0071285A">
      <w:pPr>
        <w:pStyle w:val="Lijstalinea"/>
        <w:numPr>
          <w:ilvl w:val="0"/>
          <w:numId w:val="26"/>
        </w:numPr>
      </w:pPr>
      <w:r>
        <w:t>Maakt het met betrekking tot de vorige vraag uit of je de A en B omdraait?</w:t>
      </w:r>
    </w:p>
    <w:p w14:paraId="2BD1B5CF" w14:textId="77777777" w:rsidR="00155338" w:rsidRDefault="00155338" w:rsidP="00BF0C2A">
      <w:pPr>
        <w:pStyle w:val="Lijstalinea"/>
        <w:numPr>
          <w:ilvl w:val="0"/>
          <w:numId w:val="26"/>
        </w:numPr>
      </w:pPr>
      <w:r>
        <w:t xml:space="preserve">Wat is het resultaat van de volgende combinaties van logische operatoren als A=1 en B=0: </w:t>
      </w:r>
      <w:r w:rsidR="00BF0C2A" w:rsidRPr="00BF0C2A">
        <w:t>or(not(and(A,B)),A)</w:t>
      </w:r>
      <w:r w:rsidR="00BF0C2A">
        <w:t xml:space="preserve">. </w:t>
      </w:r>
      <w:r w:rsidR="00494B76">
        <w:t>Doe het eerst op papier.</w:t>
      </w:r>
    </w:p>
    <w:p w14:paraId="27388ECE" w14:textId="7DE33C99" w:rsidR="00155338" w:rsidRDefault="00155338" w:rsidP="0071285A">
      <w:pPr>
        <w:pStyle w:val="Lijstalinea"/>
        <w:numPr>
          <w:ilvl w:val="0"/>
          <w:numId w:val="26"/>
        </w:numPr>
      </w:pPr>
      <w:r>
        <w:t>Test deze expressie in Matlab</w:t>
      </w:r>
      <w:r w:rsidR="009C6218">
        <w:t>.</w:t>
      </w:r>
    </w:p>
    <w:p w14:paraId="3FCB4F0D" w14:textId="77777777" w:rsidR="004949B9" w:rsidRDefault="004949B9" w:rsidP="004949B9">
      <w:pPr>
        <w:pStyle w:val="Lijstalinea"/>
        <w:numPr>
          <w:ilvl w:val="0"/>
          <w:numId w:val="26"/>
        </w:numPr>
      </w:pPr>
      <w:r>
        <w:t>Wat is het resultaat van de volgende combinaties van logische operatoren als A=1 en B=0: not(not(and(or(A,B),or(B,A))))</w:t>
      </w:r>
      <w:r w:rsidR="005463A5">
        <w:t>? Doe het eerst op papier.</w:t>
      </w:r>
    </w:p>
    <w:p w14:paraId="75A473DF" w14:textId="1198B5D1" w:rsidR="004949B9" w:rsidRDefault="004949B9" w:rsidP="004949B9">
      <w:pPr>
        <w:pStyle w:val="Lijstalinea"/>
        <w:numPr>
          <w:ilvl w:val="0"/>
          <w:numId w:val="26"/>
        </w:numPr>
      </w:pPr>
      <w:r>
        <w:t>Test deze expressie in Matlab</w:t>
      </w:r>
      <w:r w:rsidR="009C6218">
        <w:t>.</w:t>
      </w:r>
    </w:p>
    <w:p w14:paraId="40FE1D29" w14:textId="77777777" w:rsidR="004949B9" w:rsidRDefault="00494B76" w:rsidP="0071285A">
      <w:pPr>
        <w:pStyle w:val="Lijstalinea"/>
        <w:numPr>
          <w:ilvl w:val="0"/>
          <w:numId w:val="26"/>
        </w:numPr>
      </w:pPr>
      <w:r>
        <w:t xml:space="preserve">Test de expressie van vraag 6 als A=0 en B=0. </w:t>
      </w:r>
      <w:r w:rsidR="005463A5">
        <w:t>Doe het eerst op papier en daarna m.b.v. Matlab.</w:t>
      </w:r>
    </w:p>
    <w:p w14:paraId="6FB17E24" w14:textId="77777777" w:rsidR="005463A5" w:rsidRDefault="00494B76" w:rsidP="005463A5">
      <w:pPr>
        <w:pStyle w:val="Lijstalinea"/>
        <w:numPr>
          <w:ilvl w:val="0"/>
          <w:numId w:val="26"/>
        </w:numPr>
      </w:pPr>
      <w:r>
        <w:t>Test de expressie van vraag 6 als A=1 en B=1.</w:t>
      </w:r>
      <w:r w:rsidR="005463A5" w:rsidRPr="005463A5">
        <w:t xml:space="preserve"> </w:t>
      </w:r>
      <w:r w:rsidR="005463A5">
        <w:t>Doe het eerst op papier en daarna m.b.v. Matlab.</w:t>
      </w:r>
    </w:p>
    <w:p w14:paraId="07411987" w14:textId="77777777" w:rsidR="005463A5" w:rsidRDefault="005463A5" w:rsidP="005463A5">
      <w:pPr>
        <w:pStyle w:val="Lijstalinea"/>
        <w:numPr>
          <w:ilvl w:val="0"/>
          <w:numId w:val="26"/>
        </w:numPr>
      </w:pPr>
      <w:r>
        <w:t>Test de expressie van vraag 6 als A=0 en B=1.</w:t>
      </w:r>
      <w:r w:rsidRPr="005463A5">
        <w:t xml:space="preserve"> </w:t>
      </w:r>
      <w:r>
        <w:t>Doe het eerst op papier en daarna m.b.v. Matlab.</w:t>
      </w:r>
    </w:p>
    <w:p w14:paraId="677CF9A0" w14:textId="77777777" w:rsidR="00494B76" w:rsidRDefault="007E77A3" w:rsidP="0071285A">
      <w:pPr>
        <w:pStyle w:val="Lijstalinea"/>
        <w:numPr>
          <w:ilvl w:val="0"/>
          <w:numId w:val="26"/>
        </w:numPr>
      </w:pPr>
      <w:r>
        <w:t xml:space="preserve">Wat is het resultaat van de volgende combinaties van logische operatoren als A=0 en B=1: </w:t>
      </w:r>
      <w:r w:rsidR="005463A5">
        <w:t xml:space="preserve">  or(A,and(not(B),not(A)))</w:t>
      </w:r>
      <w:r>
        <w:t>? Doe het eerst op papier.</w:t>
      </w:r>
    </w:p>
    <w:p w14:paraId="4081680F" w14:textId="2A83CCB2" w:rsidR="007E77A3" w:rsidRDefault="007E77A3" w:rsidP="007E77A3">
      <w:pPr>
        <w:pStyle w:val="Lijstalinea"/>
        <w:numPr>
          <w:ilvl w:val="0"/>
          <w:numId w:val="26"/>
        </w:numPr>
      </w:pPr>
      <w:r>
        <w:t>Test deze expressie in Matlab</w:t>
      </w:r>
      <w:r w:rsidR="009C6218">
        <w:t>.</w:t>
      </w:r>
    </w:p>
    <w:p w14:paraId="3F81E7BC" w14:textId="1D50A43B" w:rsidR="00D31248" w:rsidRDefault="00D31248" w:rsidP="007E77A3">
      <w:pPr>
        <w:pStyle w:val="Lijstalinea"/>
        <w:numPr>
          <w:ilvl w:val="0"/>
          <w:numId w:val="26"/>
        </w:numPr>
      </w:pPr>
      <w:r>
        <w:t>Geef de functie vorm van de AND-operator</w:t>
      </w:r>
      <w:r w:rsidR="009C6218">
        <w:t>.</w:t>
      </w:r>
    </w:p>
    <w:p w14:paraId="75A3DA6E" w14:textId="39B91D90" w:rsidR="00D31248" w:rsidRDefault="00D31248" w:rsidP="007E77A3">
      <w:pPr>
        <w:pStyle w:val="Lijstalinea"/>
        <w:numPr>
          <w:ilvl w:val="0"/>
          <w:numId w:val="26"/>
        </w:numPr>
      </w:pPr>
      <w:r>
        <w:t>Geef het symbool van de OR-operator</w:t>
      </w:r>
      <w:r w:rsidR="009C6218">
        <w:t>.</w:t>
      </w:r>
    </w:p>
    <w:p w14:paraId="29FFA493" w14:textId="2FE364C9" w:rsidR="00D31248" w:rsidRDefault="00D31248" w:rsidP="007E77A3">
      <w:pPr>
        <w:pStyle w:val="Lijstalinea"/>
        <w:numPr>
          <w:ilvl w:val="0"/>
          <w:numId w:val="26"/>
        </w:numPr>
      </w:pPr>
      <w:r>
        <w:t>Geef de functie vorm van</w:t>
      </w:r>
      <w:r w:rsidR="009C6218">
        <w:t xml:space="preserve"> </w:t>
      </w:r>
      <w:r>
        <w:t>de NOT</w:t>
      </w:r>
      <w:r w:rsidR="009C6218">
        <w:t>-operator</w:t>
      </w:r>
      <w:r>
        <w:t>.</w:t>
      </w:r>
    </w:p>
    <w:p w14:paraId="4F59638F" w14:textId="77777777" w:rsidR="00D31248" w:rsidRDefault="00D31248" w:rsidP="007E77A3">
      <w:pPr>
        <w:pStyle w:val="Lijstalinea"/>
        <w:numPr>
          <w:ilvl w:val="0"/>
          <w:numId w:val="26"/>
        </w:numPr>
      </w:pPr>
      <w:r>
        <w:t>Geeft het symbool van de NOT-operator.</w:t>
      </w:r>
    </w:p>
    <w:p w14:paraId="334D3BB8" w14:textId="77777777" w:rsidR="00D8372A" w:rsidRDefault="00D8372A">
      <w:r>
        <w:br w:type="page"/>
      </w:r>
    </w:p>
    <w:p w14:paraId="34F8C25C" w14:textId="77777777" w:rsidR="00FC11AE" w:rsidRDefault="00F95FEB" w:rsidP="00F95FEB">
      <w:pPr>
        <w:pStyle w:val="Kop2"/>
      </w:pPr>
      <w:bookmarkStart w:id="27" w:name="_Toc487553081"/>
      <w:r>
        <w:lastRenderedPageBreak/>
        <w:t>Antwoorden</w:t>
      </w:r>
      <w:bookmarkEnd w:id="27"/>
    </w:p>
    <w:p w14:paraId="464505F5" w14:textId="77777777" w:rsidR="00F95FEB" w:rsidRDefault="00F95FEB" w:rsidP="00F95FEB">
      <w:pPr>
        <w:pStyle w:val="Lijstalinea"/>
        <w:numPr>
          <w:ilvl w:val="0"/>
          <w:numId w:val="27"/>
        </w:numPr>
      </w:pPr>
      <w:r>
        <w:t xml:space="preserve">Ja dat kan inderdaad. Stel A=1 en B=0: </w:t>
      </w:r>
      <w:r w:rsidRPr="00F95FEB">
        <w:rPr>
          <w:rFonts w:ascii="Consolas" w:hAnsi="Consolas"/>
        </w:rPr>
        <w:t>and(or(A,B),A)</w:t>
      </w:r>
      <w:r>
        <w:t xml:space="preserve"> geeft als resultaat ‘1’. Snap je waarom?</w:t>
      </w:r>
    </w:p>
    <w:p w14:paraId="61026D3B" w14:textId="77777777" w:rsidR="00900E27" w:rsidRDefault="009A175C" w:rsidP="00122395">
      <w:pPr>
        <w:pStyle w:val="Lijstalinea"/>
        <w:numPr>
          <w:ilvl w:val="0"/>
          <w:numId w:val="27"/>
        </w:numPr>
      </w:pPr>
      <w:r>
        <w:t xml:space="preserve">De A, B, AND en OR moeten één keer worden gebruikt. </w:t>
      </w:r>
      <w:r w:rsidR="00122395">
        <w:t>Dit zijn dan de mogelijkheden:</w:t>
      </w:r>
    </w:p>
    <w:p w14:paraId="3525597C" w14:textId="77777777" w:rsidR="00122395" w:rsidRPr="00122395" w:rsidRDefault="00122395" w:rsidP="00122395">
      <w:pPr>
        <w:pStyle w:val="Lijstalinea"/>
        <w:numPr>
          <w:ilvl w:val="1"/>
          <w:numId w:val="27"/>
        </w:numPr>
        <w:ind w:left="1134" w:hanging="708"/>
      </w:pPr>
      <w:r w:rsidRPr="00F95FEB">
        <w:rPr>
          <w:rFonts w:ascii="Consolas" w:hAnsi="Consolas"/>
        </w:rPr>
        <w:t>and(or(A,B),A)</w:t>
      </w:r>
    </w:p>
    <w:p w14:paraId="74E6B6D8" w14:textId="77777777" w:rsidR="00122395" w:rsidRPr="00122395" w:rsidRDefault="00122395" w:rsidP="00122395">
      <w:pPr>
        <w:pStyle w:val="Lijstalinea"/>
        <w:numPr>
          <w:ilvl w:val="1"/>
          <w:numId w:val="27"/>
        </w:numPr>
        <w:ind w:left="1134" w:hanging="708"/>
      </w:pPr>
      <w:r>
        <w:rPr>
          <w:rFonts w:ascii="Consolas" w:hAnsi="Consolas"/>
        </w:rPr>
        <w:t>and(or(A,B</w:t>
      </w:r>
      <w:r w:rsidRPr="00F95FEB">
        <w:rPr>
          <w:rFonts w:ascii="Consolas" w:hAnsi="Consolas"/>
        </w:rPr>
        <w:t>)</w:t>
      </w:r>
      <w:r>
        <w:rPr>
          <w:rFonts w:ascii="Consolas" w:hAnsi="Consolas"/>
        </w:rPr>
        <w:t>,B</w:t>
      </w:r>
      <w:r w:rsidRPr="00F95FEB">
        <w:rPr>
          <w:rFonts w:ascii="Consolas" w:hAnsi="Consolas"/>
        </w:rPr>
        <w:t>)</w:t>
      </w:r>
    </w:p>
    <w:p w14:paraId="520183A3" w14:textId="77777777" w:rsidR="00122395" w:rsidRPr="00122395" w:rsidRDefault="00122395" w:rsidP="00122395">
      <w:pPr>
        <w:pStyle w:val="Lijstalinea"/>
        <w:numPr>
          <w:ilvl w:val="1"/>
          <w:numId w:val="27"/>
        </w:numPr>
        <w:ind w:left="1134" w:hanging="708"/>
      </w:pPr>
      <w:r>
        <w:rPr>
          <w:rFonts w:ascii="Consolas" w:hAnsi="Consolas"/>
        </w:rPr>
        <w:t>or(and</w:t>
      </w:r>
      <w:r w:rsidRPr="00F95FEB">
        <w:rPr>
          <w:rFonts w:ascii="Consolas" w:hAnsi="Consolas"/>
        </w:rPr>
        <w:t>(A,B)</w:t>
      </w:r>
      <w:r>
        <w:rPr>
          <w:rFonts w:ascii="Consolas" w:hAnsi="Consolas"/>
        </w:rPr>
        <w:t>,A</w:t>
      </w:r>
      <w:r w:rsidRPr="00F95FEB">
        <w:rPr>
          <w:rFonts w:ascii="Consolas" w:hAnsi="Consolas"/>
        </w:rPr>
        <w:t>)</w:t>
      </w:r>
    </w:p>
    <w:p w14:paraId="1F23F822" w14:textId="77777777" w:rsidR="00122395" w:rsidRPr="00C54556" w:rsidRDefault="00122395" w:rsidP="00C54556">
      <w:pPr>
        <w:pStyle w:val="Lijstalinea"/>
        <w:numPr>
          <w:ilvl w:val="1"/>
          <w:numId w:val="27"/>
        </w:numPr>
        <w:ind w:left="1134" w:hanging="708"/>
      </w:pPr>
      <w:r>
        <w:rPr>
          <w:rFonts w:ascii="Consolas" w:hAnsi="Consolas"/>
        </w:rPr>
        <w:t>or(and(A,B</w:t>
      </w:r>
      <w:r w:rsidRPr="00F95FEB">
        <w:rPr>
          <w:rFonts w:ascii="Consolas" w:hAnsi="Consolas"/>
        </w:rPr>
        <w:t>)</w:t>
      </w:r>
      <w:r>
        <w:rPr>
          <w:rFonts w:ascii="Consolas" w:hAnsi="Consolas"/>
        </w:rPr>
        <w:t>,B</w:t>
      </w:r>
      <w:r w:rsidRPr="00F95FEB">
        <w:rPr>
          <w:rFonts w:ascii="Consolas" w:hAnsi="Consolas"/>
        </w:rPr>
        <w:t>)</w:t>
      </w:r>
    </w:p>
    <w:p w14:paraId="41F2E3C1" w14:textId="77777777" w:rsidR="00C54556" w:rsidRDefault="00C54556" w:rsidP="00C54556">
      <w:pPr>
        <w:ind w:left="426"/>
      </w:pPr>
      <w:r>
        <w:t>Het resultaat van de voorgaande mogelijkheden is altijd 1. Het maakt bovendien niet uit of je A en B omdraait.</w:t>
      </w:r>
    </w:p>
    <w:p w14:paraId="1E182DD2" w14:textId="77777777" w:rsidR="00C54556" w:rsidRDefault="004949B9" w:rsidP="00C54556">
      <w:pPr>
        <w:pStyle w:val="Lijstalinea"/>
        <w:numPr>
          <w:ilvl w:val="0"/>
          <w:numId w:val="27"/>
        </w:numPr>
      </w:pPr>
      <w:r>
        <w:t>Nee</w:t>
      </w:r>
    </w:p>
    <w:p w14:paraId="20A28870" w14:textId="6F0717EB" w:rsidR="004949B9" w:rsidRDefault="004949B9" w:rsidP="00C54556">
      <w:pPr>
        <w:pStyle w:val="Lijstalinea"/>
        <w:numPr>
          <w:ilvl w:val="0"/>
          <w:numId w:val="27"/>
        </w:numPr>
      </w:pPr>
      <w:r>
        <w:t xml:space="preserve">Veel van de antwoorden op deze vragen kun je zelf achterhalen m.b.v. Matlab. </w:t>
      </w:r>
      <w:r w:rsidR="007A26C6">
        <w:t xml:space="preserve">  </w:t>
      </w:r>
      <w:r w:rsidR="006A51C4">
        <w:t>Dit is de uitwerking:</w:t>
      </w:r>
    </w:p>
    <w:p w14:paraId="1122B219" w14:textId="39A7F6E6"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Or(not(and(1,0))1)</w:t>
      </w:r>
    </w:p>
    <w:p w14:paraId="7B173654" w14:textId="77777777"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Or(not(0,1)</w:t>
      </w:r>
    </w:p>
    <w:p w14:paraId="448C3F22" w14:textId="77777777"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Or(1,0)</w:t>
      </w:r>
    </w:p>
    <w:p w14:paraId="535ED6B0" w14:textId="77777777"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Or = 1</w:t>
      </w:r>
    </w:p>
    <w:p w14:paraId="3B34DA03" w14:textId="77777777" w:rsidR="007A26C6" w:rsidRDefault="007A26C6" w:rsidP="007A26C6">
      <w:pPr>
        <w:pStyle w:val="Lijstalinea"/>
        <w:ind w:left="432"/>
      </w:pPr>
    </w:p>
    <w:p w14:paraId="1658FE8A" w14:textId="77777777" w:rsidR="004949B9" w:rsidRDefault="007E77A3" w:rsidP="00C54556">
      <w:pPr>
        <w:pStyle w:val="Lijstalinea"/>
        <w:numPr>
          <w:ilvl w:val="0"/>
          <w:numId w:val="27"/>
        </w:numPr>
      </w:pPr>
      <w:r>
        <w:t xml:space="preserve">Voer het in, in </w:t>
      </w:r>
      <w:r w:rsidR="004949B9">
        <w:t>Matlab</w:t>
      </w:r>
      <w:r>
        <w:t>. Matlab</w:t>
      </w:r>
      <w:r w:rsidR="004949B9">
        <w:t xml:space="preserve"> geeft </w:t>
      </w:r>
      <w:r>
        <w:t>dan</w:t>
      </w:r>
      <w:r w:rsidR="004949B9">
        <w:t xml:space="preserve"> het antwoord.</w:t>
      </w:r>
    </w:p>
    <w:p w14:paraId="6F29C368" w14:textId="75A250EA" w:rsidR="00494B76" w:rsidRDefault="00B02E15" w:rsidP="00494B76">
      <w:pPr>
        <w:pStyle w:val="Lijstalinea"/>
        <w:numPr>
          <w:ilvl w:val="0"/>
          <w:numId w:val="27"/>
        </w:numPr>
      </w:pPr>
      <w:r>
        <w:t xml:space="preserve">1, </w:t>
      </w:r>
      <w:r w:rsidR="00494B76">
        <w:t xml:space="preserve">Veel van de antwoorden op deze vragen kun je zelf achterhalen m.b.v. Matlab. </w:t>
      </w:r>
      <w:r w:rsidR="006A51C4">
        <w:t>Dit is de uitwerking:</w:t>
      </w:r>
    </w:p>
    <w:p w14:paraId="1D78DA16"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Not(not(and(or(A,B),or(B,A))))</w:t>
      </w:r>
    </w:p>
    <w:p w14:paraId="40534C38"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Not(not(and(or(1,0),or(0,1))))</w:t>
      </w:r>
    </w:p>
    <w:p w14:paraId="569FCC18"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Not(not(and,or(1,1)))</w:t>
      </w:r>
    </w:p>
    <w:p w14:paraId="4B65A70F"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Not(not(1))</w:t>
      </w:r>
    </w:p>
    <w:p w14:paraId="15C6CB56" w14:textId="77777777"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Not(0) = 1</w:t>
      </w:r>
    </w:p>
    <w:p w14:paraId="6068545A" w14:textId="77777777" w:rsidR="007A26C6" w:rsidRDefault="007A26C6" w:rsidP="007A26C6">
      <w:pPr>
        <w:pStyle w:val="Lijstalinea"/>
        <w:ind w:left="432"/>
      </w:pPr>
    </w:p>
    <w:p w14:paraId="303A4D5D" w14:textId="6D0644EE" w:rsidR="007E77A3" w:rsidRDefault="007A26C6" w:rsidP="007E77A3">
      <w:pPr>
        <w:pStyle w:val="Lijstalinea"/>
        <w:numPr>
          <w:ilvl w:val="0"/>
          <w:numId w:val="27"/>
        </w:numPr>
      </w:pPr>
      <w:r>
        <w:t xml:space="preserve">Klopt, </w:t>
      </w:r>
      <w:r w:rsidR="007E77A3">
        <w:t>Voer het in, in Matlab. Matlab geeft dan het antwoord.</w:t>
      </w:r>
    </w:p>
    <w:p w14:paraId="47B6C7DE" w14:textId="77777777" w:rsidR="00BF0C2A" w:rsidRDefault="00BF0C2A" w:rsidP="00BF0C2A">
      <w:pPr>
        <w:pStyle w:val="Lijstalinea"/>
        <w:numPr>
          <w:ilvl w:val="0"/>
          <w:numId w:val="27"/>
        </w:numPr>
      </w:pPr>
      <w:r>
        <w:t>Voer het in, in Matlab. Matlab geeft dan het antwoord.</w:t>
      </w:r>
    </w:p>
    <w:p w14:paraId="28161533"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Not(not(and(or(A,B),or(B,A))))</w:t>
      </w:r>
    </w:p>
    <w:p w14:paraId="72381865"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Not(not(and(or(0,0),or(0,0))))</w:t>
      </w:r>
    </w:p>
    <w:p w14:paraId="6D0CD6D8"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Not(not(and,or(0,0)))</w:t>
      </w:r>
    </w:p>
    <w:p w14:paraId="209B1BED"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Not(not(0))</w:t>
      </w:r>
    </w:p>
    <w:p w14:paraId="248F49FC" w14:textId="798B0585" w:rsidR="007A26C6" w:rsidRDefault="007A26C6" w:rsidP="007A26C6">
      <w:pPr>
        <w:spacing w:after="0"/>
        <w:ind w:left="432"/>
      </w:pPr>
      <w:r w:rsidRPr="007A26C6">
        <w:rPr>
          <w:rFonts w:ascii="Calibri" w:hAnsi="Calibri"/>
          <w:color w:val="000000" w:themeColor="text1"/>
        </w:rPr>
        <w:t>Not(1) = 0</w:t>
      </w:r>
    </w:p>
    <w:p w14:paraId="4A1E7CBE" w14:textId="77777777" w:rsidR="00BF0C2A" w:rsidRDefault="00BF0C2A" w:rsidP="00BF0C2A">
      <w:pPr>
        <w:pStyle w:val="Lijstalinea"/>
        <w:numPr>
          <w:ilvl w:val="0"/>
          <w:numId w:val="27"/>
        </w:numPr>
      </w:pPr>
      <w:r>
        <w:t>Voer het in, in Matlab. Matlab geeft dan het antwoord.</w:t>
      </w:r>
    </w:p>
    <w:p w14:paraId="6CA87740"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Not(not(and(or(A,B),or(B,A))))</w:t>
      </w:r>
    </w:p>
    <w:p w14:paraId="15F3B29C"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Not(not(and(or(1,1),or(1,1))))</w:t>
      </w:r>
    </w:p>
    <w:p w14:paraId="4117D4ED"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Not(not(and,or(1,1)))</w:t>
      </w:r>
    </w:p>
    <w:p w14:paraId="4A506229"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Not(not(1))</w:t>
      </w:r>
    </w:p>
    <w:p w14:paraId="08D2A57A" w14:textId="77777777" w:rsidR="006A51C4" w:rsidRPr="006A51C4" w:rsidRDefault="006A51C4" w:rsidP="006A51C4">
      <w:pPr>
        <w:spacing w:after="0"/>
        <w:ind w:left="432"/>
        <w:rPr>
          <w:rFonts w:ascii="Calibri" w:hAnsi="Calibri"/>
          <w:color w:val="000000" w:themeColor="text1"/>
        </w:rPr>
      </w:pPr>
      <w:r w:rsidRPr="006A51C4">
        <w:rPr>
          <w:rFonts w:ascii="Calibri" w:hAnsi="Calibri"/>
          <w:color w:val="000000" w:themeColor="text1"/>
        </w:rPr>
        <w:t>Not(0) = 1</w:t>
      </w:r>
    </w:p>
    <w:p w14:paraId="4136C175" w14:textId="77777777" w:rsidR="006A51C4" w:rsidRDefault="006A51C4" w:rsidP="006A51C4">
      <w:pPr>
        <w:pStyle w:val="Lijstalinea"/>
        <w:ind w:left="432"/>
      </w:pPr>
    </w:p>
    <w:p w14:paraId="0EA470D9" w14:textId="77777777" w:rsidR="00BF0C2A" w:rsidRDefault="00BF0C2A" w:rsidP="00BF0C2A">
      <w:pPr>
        <w:pStyle w:val="Lijstalinea"/>
        <w:numPr>
          <w:ilvl w:val="0"/>
          <w:numId w:val="27"/>
        </w:numPr>
      </w:pPr>
      <w:r>
        <w:t>Voer het in, in Matlab. Matlab geeft dan het antwoord.</w:t>
      </w:r>
    </w:p>
    <w:p w14:paraId="7CA62561"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Not(not(and(or(A,B),or(B,A))))</w:t>
      </w:r>
    </w:p>
    <w:p w14:paraId="0CF4E264"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Not(not(and(or(0,1),or(0,1))))</w:t>
      </w:r>
    </w:p>
    <w:p w14:paraId="299DDC63"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lastRenderedPageBreak/>
        <w:t>Not(not(and,or(1,1)))</w:t>
      </w:r>
    </w:p>
    <w:p w14:paraId="281C9570"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Not(not(1))</w:t>
      </w:r>
    </w:p>
    <w:p w14:paraId="6B9DAA80" w14:textId="77777777" w:rsidR="006A51C4" w:rsidRPr="006A51C4" w:rsidRDefault="006A51C4" w:rsidP="006A51C4">
      <w:pPr>
        <w:spacing w:after="0"/>
        <w:ind w:left="432"/>
        <w:rPr>
          <w:rFonts w:ascii="Calibri" w:hAnsi="Calibri"/>
          <w:color w:val="000000" w:themeColor="text1"/>
        </w:rPr>
      </w:pPr>
      <w:r w:rsidRPr="006A51C4">
        <w:rPr>
          <w:rFonts w:ascii="Calibri" w:hAnsi="Calibri"/>
          <w:color w:val="000000" w:themeColor="text1"/>
        </w:rPr>
        <w:t>Not(0) = 1</w:t>
      </w:r>
    </w:p>
    <w:p w14:paraId="155BC520" w14:textId="77777777" w:rsidR="006A51C4" w:rsidRDefault="006A51C4" w:rsidP="006A51C4">
      <w:pPr>
        <w:pStyle w:val="Lijstalinea"/>
        <w:ind w:left="432"/>
      </w:pPr>
    </w:p>
    <w:p w14:paraId="5589F6EB" w14:textId="77777777" w:rsidR="00D8372A" w:rsidRDefault="00D8372A" w:rsidP="00D8372A">
      <w:pPr>
        <w:pStyle w:val="Lijstalinea"/>
        <w:numPr>
          <w:ilvl w:val="0"/>
          <w:numId w:val="27"/>
        </w:numPr>
      </w:pPr>
      <w:r>
        <w:t>Voer het in, in Matlab. Matlab geeft dan het antwoord.</w:t>
      </w:r>
    </w:p>
    <w:p w14:paraId="248BEA18"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Or(A,and(not(B),not(A)))</w:t>
      </w:r>
    </w:p>
    <w:p w14:paraId="26A071CA"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Or(0,and(not(1),not(0)))</w:t>
      </w:r>
    </w:p>
    <w:p w14:paraId="743A0867"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Or(0,and(0,1))</w:t>
      </w:r>
    </w:p>
    <w:p w14:paraId="71615632" w14:textId="77777777" w:rsidR="006A51C4" w:rsidRPr="006A51C4" w:rsidRDefault="006A51C4" w:rsidP="006A51C4">
      <w:pPr>
        <w:spacing w:after="0"/>
        <w:ind w:left="432"/>
        <w:rPr>
          <w:rFonts w:ascii="Calibri" w:hAnsi="Calibri"/>
          <w:color w:val="000000" w:themeColor="text1"/>
        </w:rPr>
      </w:pPr>
      <w:r w:rsidRPr="006A51C4">
        <w:rPr>
          <w:rFonts w:ascii="Calibri" w:hAnsi="Calibri"/>
          <w:color w:val="000000" w:themeColor="text1"/>
        </w:rPr>
        <w:t>Or(0,0)</w:t>
      </w:r>
    </w:p>
    <w:p w14:paraId="3E34A2E4" w14:textId="77777777" w:rsidR="006A51C4" w:rsidRPr="006A51C4" w:rsidRDefault="006A51C4" w:rsidP="006A51C4">
      <w:pPr>
        <w:spacing w:after="0"/>
        <w:ind w:left="432"/>
        <w:rPr>
          <w:rFonts w:ascii="Calibri" w:hAnsi="Calibri"/>
          <w:color w:val="000000" w:themeColor="text1"/>
        </w:rPr>
      </w:pPr>
      <w:r w:rsidRPr="006A51C4">
        <w:rPr>
          <w:rFonts w:ascii="Calibri" w:hAnsi="Calibri"/>
          <w:color w:val="000000" w:themeColor="text1"/>
        </w:rPr>
        <w:t>= 0</w:t>
      </w:r>
    </w:p>
    <w:p w14:paraId="078F6E6C" w14:textId="77777777" w:rsidR="006A51C4" w:rsidRDefault="006A51C4" w:rsidP="006A51C4">
      <w:pPr>
        <w:pStyle w:val="Lijstalinea"/>
        <w:ind w:left="432"/>
      </w:pPr>
    </w:p>
    <w:p w14:paraId="28D27727" w14:textId="77777777" w:rsidR="004949B9" w:rsidRDefault="00D8372A" w:rsidP="00D8372A">
      <w:pPr>
        <w:pStyle w:val="Lijstalinea"/>
        <w:numPr>
          <w:ilvl w:val="0"/>
          <w:numId w:val="27"/>
        </w:numPr>
      </w:pPr>
      <w:r>
        <w:t>Voer het in, in Matlab. Matlab geeft dan het antwoord.</w:t>
      </w:r>
    </w:p>
    <w:p w14:paraId="2D31EE95" w14:textId="77777777" w:rsidR="00D31248" w:rsidRDefault="00D31248" w:rsidP="00D8372A">
      <w:pPr>
        <w:pStyle w:val="Lijstalinea"/>
        <w:numPr>
          <w:ilvl w:val="0"/>
          <w:numId w:val="27"/>
        </w:numPr>
      </w:pPr>
      <w:r>
        <w:t>and(input1,input2)</w:t>
      </w:r>
    </w:p>
    <w:p w14:paraId="6F9A94AE" w14:textId="77777777" w:rsidR="00D31248" w:rsidRDefault="00D31248" w:rsidP="00D8372A">
      <w:pPr>
        <w:pStyle w:val="Lijstalinea"/>
        <w:numPr>
          <w:ilvl w:val="0"/>
          <w:numId w:val="27"/>
        </w:numPr>
      </w:pPr>
      <w:r>
        <w:t>|</w:t>
      </w:r>
    </w:p>
    <w:p w14:paraId="1846CD27" w14:textId="77777777" w:rsidR="00D31248" w:rsidRDefault="00D31248" w:rsidP="00D8372A">
      <w:pPr>
        <w:pStyle w:val="Lijstalinea"/>
        <w:numPr>
          <w:ilvl w:val="0"/>
          <w:numId w:val="27"/>
        </w:numPr>
      </w:pPr>
      <w:r>
        <w:t>not(x)</w:t>
      </w:r>
    </w:p>
    <w:p w14:paraId="6F39010B" w14:textId="2FDC25ED" w:rsidR="00D31248" w:rsidRPr="00F95FEB" w:rsidRDefault="00D31248" w:rsidP="00D31248">
      <w:pPr>
        <w:pStyle w:val="Lijstalinea"/>
        <w:numPr>
          <w:ilvl w:val="0"/>
          <w:numId w:val="27"/>
        </w:numPr>
      </w:pPr>
      <w:r>
        <w:t>~</w:t>
      </w:r>
      <w:r w:rsidR="006A51C4">
        <w:t xml:space="preserve"> </w:t>
      </w:r>
      <w:r w:rsidR="006A51C4" w:rsidRPr="005C3E71">
        <w:rPr>
          <w:rFonts w:ascii="Calibri" w:hAnsi="Calibri"/>
          <w:color w:val="000000" w:themeColor="text1"/>
        </w:rPr>
        <w:t xml:space="preserve"> (Alt N voor Macbook users)</w:t>
      </w:r>
    </w:p>
    <w:p w14:paraId="78EA05D1" w14:textId="77777777" w:rsidR="00A26F93" w:rsidRPr="00A26F93" w:rsidRDefault="00A26F93" w:rsidP="00A26F93"/>
    <w:p w14:paraId="44EE28D3" w14:textId="77777777" w:rsidR="00D8372A" w:rsidRDefault="00D8372A">
      <w:r>
        <w:br w:type="page"/>
      </w:r>
    </w:p>
    <w:p w14:paraId="7FA0F0E7" w14:textId="77777777" w:rsidR="00CF0201" w:rsidRDefault="00CF0201" w:rsidP="00105037">
      <w:pPr>
        <w:pStyle w:val="Kop1"/>
      </w:pPr>
      <w:bookmarkStart w:id="28" w:name="_Toc487553082"/>
      <w:r>
        <w:lastRenderedPageBreak/>
        <w:t>Relationele operatoren</w:t>
      </w:r>
      <w:bookmarkEnd w:id="28"/>
    </w:p>
    <w:p w14:paraId="5C46CE58" w14:textId="510B6BBD" w:rsidR="00E34A58" w:rsidRPr="00E34A58" w:rsidRDefault="00E34A58" w:rsidP="00E34A58">
      <w:r>
        <w:t>Wat zijn relationele operatoren? Tot nu toe kunnen we logische actie</w:t>
      </w:r>
      <w:r w:rsidR="0005129E">
        <w:t>s</w:t>
      </w:r>
      <w:r>
        <w:t xml:space="preserve"> uitvoeren</w:t>
      </w:r>
      <w:r w:rsidR="00065325">
        <w:t>,</w:t>
      </w:r>
      <w:r>
        <w:t xml:space="preserve"> maar nog niet een actie op basis van de stelling: als variabele A groter is dan variabel B</w:t>
      </w:r>
      <w:r w:rsidR="00065325">
        <w:t>,</w:t>
      </w:r>
      <w:r>
        <w:t xml:space="preserve"> moet het programma… Een beslissing op basis </w:t>
      </w:r>
      <w:r w:rsidR="00065325">
        <w:t>van ‘</w:t>
      </w:r>
      <w:r>
        <w:t>groter dan</w:t>
      </w:r>
      <w:r w:rsidR="00065325">
        <w:t>’</w:t>
      </w:r>
      <w:r>
        <w:t xml:space="preserve">, </w:t>
      </w:r>
      <w:r w:rsidR="00065325">
        <w:t>‘</w:t>
      </w:r>
      <w:r>
        <w:t>kleiner dan</w:t>
      </w:r>
      <w:r w:rsidR="00065325">
        <w:t>’, ‘</w:t>
      </w:r>
      <w:r>
        <w:t>gelijk aan</w:t>
      </w:r>
      <w:r w:rsidR="00065325">
        <w:t>’</w:t>
      </w:r>
      <w:r>
        <w:t>, etc. gebeurt op basis van relationele operatoren.</w:t>
      </w:r>
    </w:p>
    <w:p w14:paraId="2366ECB3" w14:textId="3E3113E4" w:rsidR="009A5658" w:rsidRDefault="00E34A58" w:rsidP="009A5658">
      <w:r>
        <w:t>Mogelijk denk je over het voorgaande hoofdstuk</w:t>
      </w:r>
      <w:r w:rsidR="00130B33">
        <w:t>: “</w:t>
      </w:r>
      <w:r w:rsidR="00130B33">
        <w:rPr>
          <w:i/>
        </w:rPr>
        <w:t>logische operatoren ga ik toch nooit gebruiken</w:t>
      </w:r>
      <w:r w:rsidR="00130B33">
        <w:t>”. In dit hoofdstuk zal duidelijk worden dat je de logische operatoren sneller nodig hebt dan je</w:t>
      </w:r>
      <w:r w:rsidR="00065325">
        <w:t xml:space="preserve"> denkt</w:t>
      </w:r>
      <w:r w:rsidR="00130B33">
        <w:t>. Maar voordat het zover is</w:t>
      </w:r>
      <w:r w:rsidR="002F5BF6">
        <w:t>,</w:t>
      </w:r>
      <w:r w:rsidR="00130B33">
        <w:t xml:space="preserve"> worden eerst de relationele operatoren behandeld. </w:t>
      </w:r>
    </w:p>
    <w:p w14:paraId="4B4CC676" w14:textId="02AB6956" w:rsidR="00B93989" w:rsidRDefault="00B93989" w:rsidP="009A5658">
      <w:r>
        <w:t>Stel je wil het lichaamsgewicht van de BT-docenten vergelijken. Je wil weten wie er zwaarder is: Rochus of Herre. Dit kun je alleen testen met een relationele operator (in dit geval de ‘groter dan’  of ‘ kleiner dan’). Stel je hebt twee variabele waar een true of een false in kan staan. Je wil weten of de twee variabelen hetzelfde zijn, dan heb je de ‘gelijk aan’ relationele operator nodig om dat te testen</w:t>
      </w:r>
      <w:r>
        <w:rPr>
          <w:rStyle w:val="Voetnootmarkering"/>
        </w:rPr>
        <w:footnoteReference w:id="5"/>
      </w:r>
      <w:r>
        <w:t>.</w:t>
      </w:r>
    </w:p>
    <w:p w14:paraId="48EC3585" w14:textId="7D4C4C27" w:rsidR="00D44CCB" w:rsidRDefault="00877C6C" w:rsidP="00877C6C">
      <w:r>
        <w:t xml:space="preserve"> </w:t>
      </w:r>
      <w:r w:rsidR="00D44CCB">
        <w:t>Net als bij de log</w:t>
      </w:r>
      <w:r w:rsidR="00A66BF2">
        <w:t>ische operatoren is de output van de rela</w:t>
      </w:r>
      <w:r w:rsidR="002F5BF6">
        <w:t>tionele operatoren altijd een ‘true’ of een ‘false</w:t>
      </w:r>
      <w:r w:rsidR="00A66BF2">
        <w:t xml:space="preserve">’. </w:t>
      </w:r>
    </w:p>
    <w:p w14:paraId="28CE032A" w14:textId="77777777" w:rsidR="00A66BF2" w:rsidRDefault="00A66BF2" w:rsidP="00A66BF2">
      <w:pPr>
        <w:pStyle w:val="Kop2"/>
      </w:pPr>
      <w:bookmarkStart w:id="29" w:name="_Toc487553084"/>
      <w:r>
        <w:t>Gelijk aan (Equality) operator</w:t>
      </w:r>
      <w:bookmarkEnd w:id="29"/>
    </w:p>
    <w:p w14:paraId="025C1F8E" w14:textId="77777777" w:rsidR="00A66BF2" w:rsidRPr="00A66BF2" w:rsidRDefault="00A66BF2" w:rsidP="00A66BF2">
      <w:r>
        <w:t>De G</w:t>
      </w:r>
      <w:r w:rsidR="00EC02AC">
        <w:t xml:space="preserve">ELIJK-AAN-operator, verder te noemen de EQUALITY-operator of EQ-operator, vergelijkt twee operands met elkaar. Als de operands gelijk zijn aan elkaar is de output </w:t>
      </w:r>
      <w:r w:rsidR="00025D78">
        <w:t>true</w:t>
      </w:r>
      <w:r w:rsidR="00EC02AC">
        <w:t xml:space="preserve">. Zie ook </w:t>
      </w:r>
      <w:r w:rsidR="00EC02AC">
        <w:fldChar w:fldCharType="begin"/>
      </w:r>
      <w:r w:rsidR="00EC02AC">
        <w:instrText xml:space="preserve"> REF _Ref476666402 \h </w:instrText>
      </w:r>
      <w:r w:rsidR="00EC02AC">
        <w:fldChar w:fldCharType="separate"/>
      </w:r>
      <w:r w:rsidR="00C26B2F">
        <w:t xml:space="preserve">Tabel </w:t>
      </w:r>
      <w:r w:rsidR="00C26B2F">
        <w:rPr>
          <w:noProof/>
        </w:rPr>
        <w:t>5</w:t>
      </w:r>
      <w:r w:rsidR="00EC02AC">
        <w:fldChar w:fldCharType="end"/>
      </w:r>
      <w:r w:rsidR="00EC02AC">
        <w:t>.</w:t>
      </w:r>
    </w:p>
    <w:p w14:paraId="23332E07" w14:textId="77777777" w:rsidR="002146AF" w:rsidRDefault="002146AF" w:rsidP="002146AF">
      <w:pPr>
        <w:pStyle w:val="Bijschrift"/>
        <w:keepNext/>
        <w:jc w:val="center"/>
      </w:pPr>
      <w:bookmarkStart w:id="30" w:name="_Ref476666402"/>
      <w:r>
        <w:t xml:space="preserve">Tabel </w:t>
      </w:r>
      <w:r w:rsidR="00135CF1">
        <w:fldChar w:fldCharType="begin"/>
      </w:r>
      <w:r w:rsidR="00135CF1">
        <w:instrText xml:space="preserve"> SEQ Tabel \* ARABIC </w:instrText>
      </w:r>
      <w:r w:rsidR="00135CF1">
        <w:fldChar w:fldCharType="separate"/>
      </w:r>
      <w:r w:rsidR="00C26B2F">
        <w:rPr>
          <w:noProof/>
        </w:rPr>
        <w:t>5</w:t>
      </w:r>
      <w:r w:rsidR="00135CF1">
        <w:rPr>
          <w:noProof/>
        </w:rPr>
        <w:fldChar w:fldCharType="end"/>
      </w:r>
      <w:bookmarkEnd w:id="30"/>
      <w:r>
        <w:t>: de EQUALITY-operator.</w:t>
      </w:r>
    </w:p>
    <w:tbl>
      <w:tblPr>
        <w:tblStyle w:val="Tabelraster"/>
        <w:tblW w:w="0" w:type="auto"/>
        <w:jc w:val="center"/>
        <w:tblLook w:val="04A0" w:firstRow="1" w:lastRow="0" w:firstColumn="1" w:lastColumn="0" w:noHBand="0" w:noVBand="1"/>
      </w:tblPr>
      <w:tblGrid>
        <w:gridCol w:w="869"/>
        <w:gridCol w:w="862"/>
        <w:gridCol w:w="856"/>
      </w:tblGrid>
      <w:tr w:rsidR="002146AF" w14:paraId="79251CF8" w14:textId="77777777" w:rsidTr="00173B17">
        <w:trPr>
          <w:jc w:val="center"/>
        </w:trPr>
        <w:tc>
          <w:tcPr>
            <w:tcW w:w="0" w:type="auto"/>
            <w:tcBorders>
              <w:bottom w:val="double" w:sz="4" w:space="0" w:color="auto"/>
              <w:right w:val="nil"/>
            </w:tcBorders>
          </w:tcPr>
          <w:p w14:paraId="7D799929" w14:textId="77777777" w:rsidR="002146AF" w:rsidRDefault="002146AF" w:rsidP="00173B17">
            <w:r>
              <w:t>Input A</w:t>
            </w:r>
          </w:p>
        </w:tc>
        <w:tc>
          <w:tcPr>
            <w:tcW w:w="0" w:type="auto"/>
            <w:tcBorders>
              <w:bottom w:val="double" w:sz="4" w:space="0" w:color="auto"/>
              <w:right w:val="nil"/>
            </w:tcBorders>
          </w:tcPr>
          <w:p w14:paraId="3CF5A9D7" w14:textId="77777777" w:rsidR="002146AF" w:rsidRDefault="002146AF" w:rsidP="00173B17">
            <w:r>
              <w:t>Input B</w:t>
            </w:r>
          </w:p>
        </w:tc>
        <w:tc>
          <w:tcPr>
            <w:tcW w:w="0" w:type="auto"/>
            <w:tcBorders>
              <w:left w:val="double" w:sz="4" w:space="0" w:color="auto"/>
              <w:bottom w:val="double" w:sz="4" w:space="0" w:color="auto"/>
            </w:tcBorders>
          </w:tcPr>
          <w:p w14:paraId="37815EF8" w14:textId="77777777" w:rsidR="002146AF" w:rsidRDefault="002146AF" w:rsidP="00173B17">
            <w:r>
              <w:t>Output</w:t>
            </w:r>
          </w:p>
        </w:tc>
      </w:tr>
      <w:tr w:rsidR="002146AF" w14:paraId="0C7F92E0" w14:textId="77777777" w:rsidTr="00173B17">
        <w:trPr>
          <w:jc w:val="center"/>
        </w:trPr>
        <w:tc>
          <w:tcPr>
            <w:tcW w:w="0" w:type="auto"/>
            <w:tcBorders>
              <w:top w:val="double" w:sz="4" w:space="0" w:color="auto"/>
              <w:right w:val="nil"/>
            </w:tcBorders>
          </w:tcPr>
          <w:p w14:paraId="1FD53DDF" w14:textId="26632E1F" w:rsidR="002146AF" w:rsidRDefault="00877C6C" w:rsidP="00173B17">
            <w:pPr>
              <w:jc w:val="center"/>
            </w:pPr>
            <w:r>
              <w:t>2</w:t>
            </w:r>
          </w:p>
        </w:tc>
        <w:tc>
          <w:tcPr>
            <w:tcW w:w="0" w:type="auto"/>
            <w:tcBorders>
              <w:top w:val="double" w:sz="4" w:space="0" w:color="auto"/>
              <w:right w:val="nil"/>
            </w:tcBorders>
          </w:tcPr>
          <w:p w14:paraId="52B35D84" w14:textId="369409B5" w:rsidR="002146AF" w:rsidRDefault="00877C6C" w:rsidP="00173B17">
            <w:pPr>
              <w:jc w:val="center"/>
            </w:pPr>
            <w:r>
              <w:t>2</w:t>
            </w:r>
          </w:p>
        </w:tc>
        <w:tc>
          <w:tcPr>
            <w:tcW w:w="0" w:type="auto"/>
            <w:tcBorders>
              <w:top w:val="double" w:sz="4" w:space="0" w:color="auto"/>
              <w:left w:val="double" w:sz="4" w:space="0" w:color="auto"/>
            </w:tcBorders>
          </w:tcPr>
          <w:p w14:paraId="4617720F" w14:textId="77777777" w:rsidR="002146AF" w:rsidRPr="002146AF" w:rsidRDefault="002146AF" w:rsidP="00173B17">
            <w:pPr>
              <w:jc w:val="center"/>
            </w:pPr>
            <w:r w:rsidRPr="002146AF">
              <w:t>1</w:t>
            </w:r>
          </w:p>
        </w:tc>
      </w:tr>
      <w:tr w:rsidR="002146AF" w14:paraId="033040DE" w14:textId="77777777" w:rsidTr="00173B17">
        <w:trPr>
          <w:jc w:val="center"/>
        </w:trPr>
        <w:tc>
          <w:tcPr>
            <w:tcW w:w="0" w:type="auto"/>
            <w:tcBorders>
              <w:right w:val="nil"/>
            </w:tcBorders>
          </w:tcPr>
          <w:p w14:paraId="153264A8" w14:textId="412EF988" w:rsidR="002146AF" w:rsidRDefault="00877C6C" w:rsidP="00173B17">
            <w:pPr>
              <w:jc w:val="center"/>
            </w:pPr>
            <w:r>
              <w:t>2</w:t>
            </w:r>
          </w:p>
        </w:tc>
        <w:tc>
          <w:tcPr>
            <w:tcW w:w="0" w:type="auto"/>
            <w:tcBorders>
              <w:right w:val="nil"/>
            </w:tcBorders>
          </w:tcPr>
          <w:p w14:paraId="494C4D3C" w14:textId="084DAACD" w:rsidR="002146AF" w:rsidRDefault="00877C6C" w:rsidP="00173B17">
            <w:pPr>
              <w:jc w:val="center"/>
            </w:pPr>
            <w:r>
              <w:t>7</w:t>
            </w:r>
          </w:p>
        </w:tc>
        <w:tc>
          <w:tcPr>
            <w:tcW w:w="0" w:type="auto"/>
            <w:tcBorders>
              <w:left w:val="double" w:sz="4" w:space="0" w:color="auto"/>
            </w:tcBorders>
          </w:tcPr>
          <w:p w14:paraId="0F3BC639" w14:textId="77777777" w:rsidR="002146AF" w:rsidRPr="002146AF" w:rsidRDefault="002146AF" w:rsidP="00173B17">
            <w:pPr>
              <w:jc w:val="center"/>
            </w:pPr>
            <w:r w:rsidRPr="002146AF">
              <w:t>0</w:t>
            </w:r>
          </w:p>
        </w:tc>
      </w:tr>
      <w:tr w:rsidR="002146AF" w14:paraId="4AA9F435" w14:textId="77777777" w:rsidTr="00173B17">
        <w:trPr>
          <w:jc w:val="center"/>
        </w:trPr>
        <w:tc>
          <w:tcPr>
            <w:tcW w:w="0" w:type="auto"/>
            <w:tcBorders>
              <w:right w:val="nil"/>
            </w:tcBorders>
          </w:tcPr>
          <w:p w14:paraId="6D35350D" w14:textId="2074B100" w:rsidR="002146AF" w:rsidRDefault="00877C6C" w:rsidP="00173B17">
            <w:pPr>
              <w:jc w:val="center"/>
            </w:pPr>
            <w:r>
              <w:t>3</w:t>
            </w:r>
          </w:p>
        </w:tc>
        <w:tc>
          <w:tcPr>
            <w:tcW w:w="0" w:type="auto"/>
            <w:tcBorders>
              <w:right w:val="nil"/>
            </w:tcBorders>
          </w:tcPr>
          <w:p w14:paraId="2D411A9A" w14:textId="035211B8" w:rsidR="002146AF" w:rsidRDefault="00877C6C" w:rsidP="00173B17">
            <w:pPr>
              <w:jc w:val="center"/>
            </w:pPr>
            <w:r>
              <w:t>6</w:t>
            </w:r>
          </w:p>
        </w:tc>
        <w:tc>
          <w:tcPr>
            <w:tcW w:w="0" w:type="auto"/>
            <w:tcBorders>
              <w:left w:val="double" w:sz="4" w:space="0" w:color="auto"/>
            </w:tcBorders>
          </w:tcPr>
          <w:p w14:paraId="35A65F7C" w14:textId="77777777" w:rsidR="002146AF" w:rsidRPr="002146AF" w:rsidRDefault="002146AF" w:rsidP="00173B17">
            <w:pPr>
              <w:jc w:val="center"/>
            </w:pPr>
            <w:r w:rsidRPr="002146AF">
              <w:t>0</w:t>
            </w:r>
          </w:p>
        </w:tc>
      </w:tr>
      <w:tr w:rsidR="002146AF" w14:paraId="38BF3276" w14:textId="77777777" w:rsidTr="00173B17">
        <w:trPr>
          <w:jc w:val="center"/>
        </w:trPr>
        <w:tc>
          <w:tcPr>
            <w:tcW w:w="0" w:type="auto"/>
            <w:tcBorders>
              <w:right w:val="nil"/>
            </w:tcBorders>
          </w:tcPr>
          <w:p w14:paraId="750A7F20" w14:textId="54C19AF6" w:rsidR="002146AF" w:rsidRDefault="00877C6C" w:rsidP="00173B17">
            <w:pPr>
              <w:jc w:val="center"/>
            </w:pPr>
            <w:r>
              <w:t>6</w:t>
            </w:r>
          </w:p>
        </w:tc>
        <w:tc>
          <w:tcPr>
            <w:tcW w:w="0" w:type="auto"/>
            <w:tcBorders>
              <w:right w:val="nil"/>
            </w:tcBorders>
          </w:tcPr>
          <w:p w14:paraId="2EBBE1B7" w14:textId="40131021" w:rsidR="002146AF" w:rsidRDefault="00877C6C" w:rsidP="00173B17">
            <w:pPr>
              <w:jc w:val="center"/>
            </w:pPr>
            <w:r>
              <w:t>6</w:t>
            </w:r>
          </w:p>
        </w:tc>
        <w:tc>
          <w:tcPr>
            <w:tcW w:w="0" w:type="auto"/>
            <w:tcBorders>
              <w:left w:val="double" w:sz="4" w:space="0" w:color="auto"/>
            </w:tcBorders>
          </w:tcPr>
          <w:p w14:paraId="78CF0351" w14:textId="77777777" w:rsidR="002146AF" w:rsidRPr="002146AF" w:rsidRDefault="002146AF" w:rsidP="00173B17">
            <w:pPr>
              <w:jc w:val="center"/>
            </w:pPr>
            <w:r w:rsidRPr="002146AF">
              <w:t>1</w:t>
            </w:r>
          </w:p>
        </w:tc>
      </w:tr>
    </w:tbl>
    <w:p w14:paraId="19FFB269" w14:textId="77777777" w:rsidR="002578A5" w:rsidRDefault="002578A5" w:rsidP="00EC02AC"/>
    <w:p w14:paraId="016C1BF2" w14:textId="77777777" w:rsidR="00EC02AC" w:rsidRDefault="00EC02AC" w:rsidP="00EC02AC">
      <w:r>
        <w:t xml:space="preserve">De </w:t>
      </w:r>
      <w:r w:rsidR="002578A5">
        <w:t>EQ</w:t>
      </w:r>
      <w:r>
        <w:t>-</w:t>
      </w:r>
      <w:commentRangeStart w:id="31"/>
      <w:r>
        <w:t>operator</w:t>
      </w:r>
      <w:commentRangeEnd w:id="31"/>
      <w:r w:rsidR="008C3BBF">
        <w:rPr>
          <w:rStyle w:val="Verwijzingopmerking"/>
        </w:rPr>
        <w:commentReference w:id="31"/>
      </w:r>
      <w:r>
        <w:t xml:space="preserve"> wordt in Matlab op de volgende manier gebruikt:</w:t>
      </w:r>
    </w:p>
    <w:p w14:paraId="2B78D66D" w14:textId="77777777" w:rsidR="00EC02AC" w:rsidRDefault="00EC02AC" w:rsidP="00EC02AC">
      <w:pPr>
        <w:pStyle w:val="Lijstalinea"/>
        <w:numPr>
          <w:ilvl w:val="0"/>
          <w:numId w:val="21"/>
        </w:numPr>
      </w:pPr>
      <w:r>
        <w:t>A</w:t>
      </w:r>
      <w:r w:rsidR="002578A5">
        <w:t xml:space="preserve"> == B</w:t>
      </w:r>
    </w:p>
    <w:p w14:paraId="55C6E053" w14:textId="77777777" w:rsidR="00EC02AC" w:rsidRDefault="002578A5" w:rsidP="00EC02AC">
      <w:pPr>
        <w:pStyle w:val="Lijstalinea"/>
        <w:numPr>
          <w:ilvl w:val="0"/>
          <w:numId w:val="21"/>
        </w:numPr>
      </w:pPr>
      <w:r>
        <w:t>Eq(A,B)</w:t>
      </w:r>
    </w:p>
    <w:p w14:paraId="0EFEAF1F" w14:textId="1FDCB908" w:rsidR="008B3DDD" w:rsidRDefault="008B3DDD" w:rsidP="008B3DDD">
      <w:r>
        <w:t xml:space="preserve">De EQ-operator is bijvoorbeeld handig om te testen of een bepaalde meetwaarde gelijk is aan een andere meetwaarde. </w:t>
      </w:r>
    </w:p>
    <w:p w14:paraId="7D179227" w14:textId="77777777" w:rsidR="00D62E6C" w:rsidRDefault="00D62E6C" w:rsidP="00D62E6C">
      <w:pPr>
        <w:keepNext/>
        <w:jc w:val="center"/>
      </w:pPr>
      <w:r w:rsidRPr="00D62E6C">
        <w:rPr>
          <w:noProof/>
          <w:lang w:eastAsia="nl-NL"/>
        </w:rPr>
        <w:drawing>
          <wp:inline distT="0" distB="0" distL="0" distR="0" wp14:anchorId="7D489A17" wp14:editId="7A61C50F">
            <wp:extent cx="2072643" cy="743925"/>
            <wp:effectExtent l="0" t="0" r="381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898"/>
                    <a:stretch/>
                  </pic:blipFill>
                  <pic:spPr bwMode="auto">
                    <a:xfrm>
                      <a:off x="0" y="0"/>
                      <a:ext cx="2088334" cy="749557"/>
                    </a:xfrm>
                    <a:prstGeom prst="rect">
                      <a:avLst/>
                    </a:prstGeom>
                    <a:ln>
                      <a:noFill/>
                    </a:ln>
                    <a:extLst>
                      <a:ext uri="{53640926-AAD7-44D8-BBD7-CCE9431645EC}">
                        <a14:shadowObscured xmlns:a14="http://schemas.microsoft.com/office/drawing/2010/main"/>
                      </a:ext>
                    </a:extLst>
                  </pic:spPr>
                </pic:pic>
              </a:graphicData>
            </a:graphic>
          </wp:inline>
        </w:drawing>
      </w:r>
    </w:p>
    <w:p w14:paraId="3E2384CF" w14:textId="5057C646" w:rsidR="00D62E6C" w:rsidRDefault="00D62E6C" w:rsidP="00D62E6C">
      <w:pPr>
        <w:pStyle w:val="Bijschrift"/>
        <w:jc w:val="center"/>
      </w:pPr>
      <w:r>
        <w:t xml:space="preserve">Figuur </w:t>
      </w:r>
      <w:fldSimple w:instr=" SEQ Figuur \* ARABIC ">
        <w:r w:rsidR="00C26B2F">
          <w:rPr>
            <w:noProof/>
          </w:rPr>
          <w:t>8</w:t>
        </w:r>
      </w:fldSimple>
      <w:r>
        <w:t>: een praktische voorbeeld van de EQ-operator. Je mag natuurlijk ook de eq(biceps,0) gebruiken.</w:t>
      </w:r>
    </w:p>
    <w:p w14:paraId="525E4651" w14:textId="77777777" w:rsidR="00D62E6C" w:rsidRDefault="00D62E6C">
      <w:pPr>
        <w:rPr>
          <w:i/>
          <w:iCs/>
          <w:color w:val="44546A" w:themeColor="text2"/>
          <w:sz w:val="18"/>
          <w:szCs w:val="18"/>
        </w:rPr>
      </w:pPr>
      <w:r>
        <w:br w:type="page"/>
      </w:r>
    </w:p>
    <w:p w14:paraId="4998B57E" w14:textId="77777777" w:rsidR="00D6527E" w:rsidRDefault="00D6527E" w:rsidP="00D6527E">
      <w:pPr>
        <w:pStyle w:val="Kop3"/>
      </w:pPr>
      <w:bookmarkStart w:id="32" w:name="_Toc487553085"/>
      <w:r>
        <w:lastRenderedPageBreak/>
        <w:t>De opbouw op basis van de AND, OR en NOT</w:t>
      </w:r>
      <w:bookmarkEnd w:id="32"/>
    </w:p>
    <w:p w14:paraId="02778323" w14:textId="358F8AA5" w:rsidR="00D6527E" w:rsidRPr="00E34A58" w:rsidRDefault="00E34A58" w:rsidP="00D6527E">
      <w:pPr>
        <w:rPr>
          <w:i/>
          <w:color w:val="FF0000"/>
        </w:rPr>
      </w:pPr>
      <w:r w:rsidRPr="00E34A58">
        <w:rPr>
          <w:b/>
          <w:i/>
          <w:color w:val="FF0000"/>
          <w:u w:color="FF0000"/>
        </w:rPr>
        <w:t xml:space="preserve">Deze </w:t>
      </w:r>
      <w:r w:rsidR="00CD3CD2">
        <w:rPr>
          <w:b/>
          <w:i/>
          <w:color w:val="FF0000"/>
          <w:u w:color="FF0000"/>
        </w:rPr>
        <w:t>sub</w:t>
      </w:r>
      <w:r w:rsidRPr="00E34A58">
        <w:rPr>
          <w:b/>
          <w:i/>
          <w:color w:val="FF0000"/>
          <w:u w:color="FF0000"/>
        </w:rPr>
        <w:t>paragraaf bevat extra informatie en mag worden overgeslagen.</w:t>
      </w:r>
    </w:p>
    <w:p w14:paraId="3DEE7975" w14:textId="42E1A37B" w:rsidR="00D6527E" w:rsidRDefault="00D6527E" w:rsidP="00D6527E">
      <w:r>
        <w:t>De stelling</w:t>
      </w:r>
      <w:ins w:id="33" w:author="Faber, H." w:date="2017-10-23T09:28:00Z">
        <w:r w:rsidR="008C3BBF">
          <w:t>,</w:t>
        </w:r>
      </w:ins>
      <w:r>
        <w:t xml:space="preserve"> eerder in dit hoofdstuk</w:t>
      </w:r>
      <w:r w:rsidR="008C3BBF">
        <w:t>,</w:t>
      </w:r>
      <w:r>
        <w:t xml:space="preserve"> is dat alles is opgebouwd uit AND, OR en NOT operatoren. Dat betekent dat de EQ-operator ook op basis van deze operatoren kan worden opgebouwd. Dat kan worden aangetoond. De EQ-operator als functie van de AND, OR en NOT is:</w:t>
      </w:r>
    </w:p>
    <w:p w14:paraId="00B649A3" w14:textId="277B9DDC" w:rsidR="00E34A58" w:rsidRDefault="00877C6C" w:rsidP="00D6527E">
      <w:pPr>
        <w:jc w:val="center"/>
        <w:rPr>
          <w:rFonts w:ascii="Consolas" w:hAnsi="Consolas" w:cs="Consolas"/>
        </w:rPr>
      </w:pPr>
      <w:r>
        <w:rPr>
          <w:rFonts w:ascii="Consolas" w:hAnsi="Consolas" w:cs="Consolas"/>
        </w:rPr>
        <w:t>(</w:t>
      </w:r>
      <w:r w:rsidR="00D6527E" w:rsidRPr="00D6527E">
        <w:rPr>
          <w:rFonts w:ascii="Consolas" w:hAnsi="Consolas" w:cs="Consolas"/>
        </w:rPr>
        <w:t>~A &amp; ~B</w:t>
      </w:r>
      <w:r>
        <w:rPr>
          <w:rFonts w:ascii="Consolas" w:hAnsi="Consolas" w:cs="Consolas"/>
        </w:rPr>
        <w:t>)</w:t>
      </w:r>
      <w:r w:rsidR="00D6527E" w:rsidRPr="00D6527E">
        <w:rPr>
          <w:rFonts w:ascii="Consolas" w:hAnsi="Consolas" w:cs="Consolas"/>
        </w:rPr>
        <w:t xml:space="preserve"> | </w:t>
      </w:r>
      <w:r>
        <w:rPr>
          <w:rFonts w:ascii="Consolas" w:hAnsi="Consolas" w:cs="Consolas"/>
        </w:rPr>
        <w:t>(</w:t>
      </w:r>
      <w:r w:rsidR="00D6527E" w:rsidRPr="00D6527E">
        <w:rPr>
          <w:rFonts w:ascii="Consolas" w:hAnsi="Consolas" w:cs="Consolas"/>
        </w:rPr>
        <w:t>A &amp; B</w:t>
      </w:r>
      <w:r>
        <w:rPr>
          <w:rFonts w:ascii="Consolas" w:hAnsi="Consolas" w:cs="Consolas"/>
        </w:rPr>
        <w:t>)</w:t>
      </w:r>
    </w:p>
    <w:p w14:paraId="6C33AB4F" w14:textId="77777777" w:rsidR="00E34A58" w:rsidRDefault="00E34A58">
      <w:pPr>
        <w:rPr>
          <w:rFonts w:ascii="Consolas" w:hAnsi="Consolas" w:cs="Consolas"/>
        </w:rPr>
      </w:pPr>
      <w:r>
        <w:rPr>
          <w:rFonts w:ascii="Consolas" w:hAnsi="Consolas" w:cs="Consolas"/>
        </w:rPr>
        <w:br w:type="page"/>
      </w:r>
    </w:p>
    <w:p w14:paraId="153FDF47" w14:textId="77777777" w:rsidR="002578A5" w:rsidRDefault="002578A5" w:rsidP="002578A5">
      <w:pPr>
        <w:pStyle w:val="Kop3"/>
      </w:pPr>
      <w:bookmarkStart w:id="34" w:name="_Toc487553086"/>
      <w:r>
        <w:lastRenderedPageBreak/>
        <w:t>Het verschil tussen de == operator en de = operator</w:t>
      </w:r>
      <w:bookmarkEnd w:id="34"/>
    </w:p>
    <w:p w14:paraId="4E656342" w14:textId="77777777" w:rsidR="002578A5" w:rsidRDefault="002578A5" w:rsidP="002578A5">
      <w:r>
        <w:t xml:space="preserve">De =-operator (de toekenningsoperator) heb je al vaker gebruikt. Namelijk bij het toekennen van een waarde aan een variabele. </w:t>
      </w:r>
    </w:p>
    <w:p w14:paraId="229DCB39" w14:textId="77777777" w:rsidR="00263C46" w:rsidRDefault="00263C46" w:rsidP="002578A5">
      <w:r>
        <w:t>De EQ-operator bestaat uit twee ‘==’ symbolen. Tezamen is dit de EQ-operator.</w:t>
      </w:r>
    </w:p>
    <w:p w14:paraId="1A8A00EF" w14:textId="77777777" w:rsidR="00263C46" w:rsidRDefault="00263C46" w:rsidP="002578A5">
      <w:r>
        <w:t xml:space="preserve">Het is belangrijk het verschil goed in de gaten te houden. </w:t>
      </w:r>
    </w:p>
    <w:p w14:paraId="3B527F48" w14:textId="77777777" w:rsidR="00C73283" w:rsidRDefault="00C73283" w:rsidP="00C73283">
      <w:pPr>
        <w:keepNext/>
        <w:jc w:val="center"/>
      </w:pPr>
      <w:r>
        <w:rPr>
          <w:noProof/>
          <w:lang w:eastAsia="nl-NL"/>
        </w:rPr>
        <w:drawing>
          <wp:inline distT="0" distB="0" distL="0" distR="0" wp14:anchorId="51C24AE9" wp14:editId="25C0B9D1">
            <wp:extent cx="1390844" cy="2324424"/>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qExample0.PNG"/>
                    <pic:cNvPicPr/>
                  </pic:nvPicPr>
                  <pic:blipFill>
                    <a:blip r:embed="rId22">
                      <a:extLst>
                        <a:ext uri="{28A0092B-C50C-407E-A947-70E740481C1C}">
                          <a14:useLocalDpi xmlns:a14="http://schemas.microsoft.com/office/drawing/2010/main" val="0"/>
                        </a:ext>
                      </a:extLst>
                    </a:blip>
                    <a:stretch>
                      <a:fillRect/>
                    </a:stretch>
                  </pic:blipFill>
                  <pic:spPr>
                    <a:xfrm>
                      <a:off x="0" y="0"/>
                      <a:ext cx="1390844" cy="2324424"/>
                    </a:xfrm>
                    <a:prstGeom prst="rect">
                      <a:avLst/>
                    </a:prstGeom>
                  </pic:spPr>
                </pic:pic>
              </a:graphicData>
            </a:graphic>
          </wp:inline>
        </w:drawing>
      </w:r>
    </w:p>
    <w:p w14:paraId="66E9B84F" w14:textId="4CC46308" w:rsidR="004962CB" w:rsidRDefault="00C73283" w:rsidP="00C73283">
      <w:pPr>
        <w:pStyle w:val="Bijschrift"/>
        <w:jc w:val="center"/>
      </w:pPr>
      <w:r>
        <w:t xml:space="preserve">Figuur </w:t>
      </w:r>
      <w:r w:rsidR="00135CF1">
        <w:fldChar w:fldCharType="begin"/>
      </w:r>
      <w:r w:rsidR="00135CF1">
        <w:instrText xml:space="preserve"> SEQ Figuur \* ARABIC </w:instrText>
      </w:r>
      <w:r w:rsidR="00135CF1">
        <w:fldChar w:fldCharType="separate"/>
      </w:r>
      <w:r w:rsidR="00C26B2F">
        <w:rPr>
          <w:noProof/>
        </w:rPr>
        <w:t>9</w:t>
      </w:r>
      <w:r w:rsidR="00135CF1">
        <w:rPr>
          <w:noProof/>
        </w:rPr>
        <w:fldChar w:fldCharType="end"/>
      </w:r>
      <w:r>
        <w:t xml:space="preserve">: het gebruik van </w:t>
      </w:r>
      <w:r w:rsidR="00877C6C">
        <w:t>de EQUALITY-operator.</w:t>
      </w:r>
    </w:p>
    <w:tbl>
      <w:tblPr>
        <w:tblStyle w:val="Tabelraster"/>
        <w:tblW w:w="0" w:type="auto"/>
        <w:tblLook w:val="04A0" w:firstRow="1" w:lastRow="0" w:firstColumn="1" w:lastColumn="0" w:noHBand="0" w:noVBand="1"/>
      </w:tblPr>
      <w:tblGrid>
        <w:gridCol w:w="9062"/>
      </w:tblGrid>
      <w:tr w:rsidR="00BA53F6" w:rsidRPr="006F67AB" w14:paraId="04F168C0" w14:textId="77777777" w:rsidTr="00173B17">
        <w:tc>
          <w:tcPr>
            <w:tcW w:w="9062" w:type="dxa"/>
            <w:shd w:val="clear" w:color="auto" w:fill="D9D9D9" w:themeFill="background1" w:themeFillShade="D9"/>
          </w:tcPr>
          <w:p w14:paraId="2F508FA8" w14:textId="77777777" w:rsidR="00BA53F6" w:rsidRPr="006F67AB" w:rsidRDefault="00BA53F6" w:rsidP="00173B17">
            <w:pPr>
              <w:rPr>
                <w:rFonts w:eastAsia="Times New Roman" w:cs="Times New Roman"/>
              </w:rPr>
            </w:pPr>
          </w:p>
          <w:p w14:paraId="40A3FB85" w14:textId="4C63BAD7" w:rsidR="00BA53F6" w:rsidRPr="00025D78" w:rsidRDefault="00BA53F6" w:rsidP="00173B17">
            <w:r>
              <w:t xml:space="preserve">Wat is het resultaat van de equality operator als </w:t>
            </w:r>
            <w:r w:rsidR="00CD3CD2">
              <w:t xml:space="preserve">: </w:t>
            </w:r>
            <w:r>
              <w:t>A=B=0? Dus A == B?</w:t>
            </w:r>
            <w:r w:rsidR="00025D78">
              <w:t xml:space="preserve"> </w:t>
            </w:r>
            <w:r w:rsidR="00025D78">
              <w:rPr>
                <w:b/>
              </w:rPr>
              <w:t>Test dit met Matlab</w:t>
            </w:r>
            <w:r w:rsidR="00025D78">
              <w:t>.</w:t>
            </w:r>
          </w:p>
          <w:p w14:paraId="6DF4EED6" w14:textId="77777777" w:rsidR="00BA53F6" w:rsidRDefault="00BA53F6" w:rsidP="00173B17"/>
          <w:p w14:paraId="687B798E" w14:textId="76D8029A" w:rsidR="00BA53F6" w:rsidRPr="0041784A" w:rsidRDefault="00BA53F6" w:rsidP="00173B17">
            <w:r>
              <w:t>Snap je waarom?</w:t>
            </w:r>
            <w:r w:rsidR="001A6815">
              <w:t xml:space="preserve"> </w:t>
            </w:r>
          </w:p>
          <w:p w14:paraId="63F3397D" w14:textId="77777777" w:rsidR="00BA53F6" w:rsidRPr="006F67AB" w:rsidRDefault="00BA53F6" w:rsidP="00173B17">
            <w:pPr>
              <w:rPr>
                <w:rFonts w:eastAsia="Times New Roman" w:cs="Times New Roman"/>
              </w:rPr>
            </w:pPr>
          </w:p>
        </w:tc>
      </w:tr>
    </w:tbl>
    <w:p w14:paraId="3C4C3649" w14:textId="77777777" w:rsidR="00BA53F6" w:rsidRDefault="00BA53F6" w:rsidP="00BA53F6">
      <w:pPr>
        <w:rPr>
          <w:b/>
        </w:rPr>
      </w:pPr>
    </w:p>
    <w:p w14:paraId="52CB729F" w14:textId="77777777" w:rsidR="00BA53F6" w:rsidRDefault="00471E14" w:rsidP="00471E14">
      <w:pPr>
        <w:pStyle w:val="Kop3"/>
      </w:pPr>
      <w:bookmarkStart w:id="35" w:name="_Toc487553087"/>
      <w:r>
        <w:t>Andere waardes</w:t>
      </w:r>
      <w:bookmarkEnd w:id="35"/>
    </w:p>
    <w:p w14:paraId="61F93160" w14:textId="77777777" w:rsidR="002D3F72" w:rsidRDefault="00471E14" w:rsidP="00471E14">
      <w:r>
        <w:t xml:space="preserve">Tot nu toe hebben we telkens met ‘0’ en ‘1’ (binaire) waardes gewerkt. De EQ-operator </w:t>
      </w:r>
      <w:r w:rsidR="002D3F72">
        <w:t>kan net als de logische operatoren worden toegepast op niet binaire waardes (dus 2,3,4,…).</w:t>
      </w:r>
    </w:p>
    <w:p w14:paraId="2FE81421" w14:textId="198F95AD" w:rsidR="002D3F72" w:rsidRDefault="002D3F72" w:rsidP="00471E14">
      <w:pPr>
        <w:rPr>
          <w:b/>
        </w:rPr>
      </w:pPr>
      <w:r>
        <w:rPr>
          <w:b/>
        </w:rPr>
        <w:t>Typ in Matlab de volgende regel: ‘</w:t>
      </w:r>
      <w:r w:rsidR="00CD3CD2">
        <w:rPr>
          <w:b/>
        </w:rPr>
        <w:t xml:space="preserve">  </w:t>
      </w:r>
      <w:r>
        <w:rPr>
          <w:b/>
        </w:rPr>
        <w:t>A=2; B=2; A==B</w:t>
      </w:r>
      <w:r w:rsidR="00CD3CD2">
        <w:rPr>
          <w:b/>
        </w:rPr>
        <w:t xml:space="preserve">  </w:t>
      </w:r>
      <w:r>
        <w:rPr>
          <w:b/>
        </w:rPr>
        <w:t>’</w:t>
      </w:r>
    </w:p>
    <w:p w14:paraId="7559112C" w14:textId="77777777" w:rsidR="002D3F72" w:rsidRDefault="002D3F72" w:rsidP="00471E14">
      <w:pPr>
        <w:rPr>
          <w:b/>
        </w:rPr>
      </w:pPr>
      <w:r>
        <w:rPr>
          <w:b/>
        </w:rPr>
        <w:t>Druk op Enter</w:t>
      </w:r>
    </w:p>
    <w:p w14:paraId="74F4C75B" w14:textId="7150C250" w:rsidR="002D3F72" w:rsidRDefault="002D3F72" w:rsidP="002D3F72">
      <w:pPr>
        <w:rPr>
          <w:b/>
        </w:rPr>
      </w:pPr>
      <w:r>
        <w:rPr>
          <w:b/>
        </w:rPr>
        <w:t>Typ in Matlab de volgende regel: ‘</w:t>
      </w:r>
      <w:r w:rsidR="00CD3CD2">
        <w:rPr>
          <w:b/>
        </w:rPr>
        <w:t xml:space="preserve">  </w:t>
      </w:r>
      <w:r>
        <w:rPr>
          <w:b/>
        </w:rPr>
        <w:t>A=2; B=45; A==B</w:t>
      </w:r>
      <w:r w:rsidR="00CD3CD2">
        <w:rPr>
          <w:b/>
        </w:rPr>
        <w:t xml:space="preserve">  </w:t>
      </w:r>
      <w:r>
        <w:rPr>
          <w:b/>
        </w:rPr>
        <w:t>’</w:t>
      </w:r>
    </w:p>
    <w:p w14:paraId="6D90F05B" w14:textId="5FD7672C" w:rsidR="0005129E" w:rsidRDefault="00190EA5" w:rsidP="002D3F72">
      <w:pPr>
        <w:rPr>
          <w:i/>
        </w:rPr>
      </w:pPr>
      <w:r>
        <w:rPr>
          <w:i/>
        </w:rPr>
        <w:t>Is het resultaat in overeenstemming met je verwachting?</w:t>
      </w:r>
    </w:p>
    <w:p w14:paraId="659DDC5F" w14:textId="77777777" w:rsidR="0005129E" w:rsidRDefault="0005129E">
      <w:pPr>
        <w:rPr>
          <w:i/>
        </w:rPr>
      </w:pPr>
      <w:r>
        <w:rPr>
          <w:i/>
        </w:rPr>
        <w:br w:type="page"/>
      </w:r>
    </w:p>
    <w:p w14:paraId="6C61CE77" w14:textId="77777777" w:rsidR="002C6C1C" w:rsidRDefault="002C6C1C" w:rsidP="002C6C1C">
      <w:pPr>
        <w:pStyle w:val="Kop2"/>
      </w:pPr>
      <w:bookmarkStart w:id="36" w:name="_Toc487553088"/>
      <w:r>
        <w:lastRenderedPageBreak/>
        <w:t>De NIET-GELIJK-AAN-operator (NOT-EQUAL)</w:t>
      </w:r>
      <w:bookmarkEnd w:id="36"/>
    </w:p>
    <w:p w14:paraId="7F3A8B5C" w14:textId="77777777" w:rsidR="002C6C1C" w:rsidRDefault="002C6C1C" w:rsidP="002C6C1C">
      <w:r>
        <w:t xml:space="preserve">De NOT-EQUAL operator is de logische tegenhanger van de EQ-operator. Dat wil zeggen dat het resultaat van de NOT-EQUAL-operator, verder te noemen de NE-operator, </w:t>
      </w:r>
      <w:r w:rsidR="003B5D81">
        <w:t>het geïnverteerde resultaat geeft t.o.v. de EQ-operator:</w:t>
      </w:r>
    </w:p>
    <w:p w14:paraId="04014A6D" w14:textId="77777777" w:rsidR="003B5D81" w:rsidRDefault="003B5D81" w:rsidP="003B5D81">
      <w:pPr>
        <w:pStyle w:val="Bijschrift"/>
        <w:keepNext/>
        <w:jc w:val="center"/>
      </w:pPr>
      <w:r>
        <w:t xml:space="preserve">Tabel </w:t>
      </w:r>
      <w:r w:rsidR="00135CF1">
        <w:fldChar w:fldCharType="begin"/>
      </w:r>
      <w:r w:rsidR="00135CF1">
        <w:instrText xml:space="preserve"> SEQ Tabel \* ARABIC </w:instrText>
      </w:r>
      <w:r w:rsidR="00135CF1">
        <w:fldChar w:fldCharType="separate"/>
      </w:r>
      <w:r w:rsidR="00C26B2F">
        <w:rPr>
          <w:noProof/>
        </w:rPr>
        <w:t>6</w:t>
      </w:r>
      <w:r w:rsidR="00135CF1">
        <w:rPr>
          <w:noProof/>
        </w:rPr>
        <w:fldChar w:fldCharType="end"/>
      </w:r>
      <w:r>
        <w:t>: de NOT-EQUAL-operator. Dikgedrukt de verschillen met de EQ-operator.</w:t>
      </w:r>
    </w:p>
    <w:tbl>
      <w:tblPr>
        <w:tblStyle w:val="Tabelraster"/>
        <w:tblW w:w="0" w:type="auto"/>
        <w:jc w:val="center"/>
        <w:tblLook w:val="04A0" w:firstRow="1" w:lastRow="0" w:firstColumn="1" w:lastColumn="0" w:noHBand="0" w:noVBand="1"/>
      </w:tblPr>
      <w:tblGrid>
        <w:gridCol w:w="869"/>
        <w:gridCol w:w="862"/>
        <w:gridCol w:w="856"/>
      </w:tblGrid>
      <w:tr w:rsidR="003B5D81" w14:paraId="6FF97A61" w14:textId="77777777" w:rsidTr="00173B17">
        <w:trPr>
          <w:jc w:val="center"/>
        </w:trPr>
        <w:tc>
          <w:tcPr>
            <w:tcW w:w="0" w:type="auto"/>
            <w:tcBorders>
              <w:bottom w:val="double" w:sz="4" w:space="0" w:color="auto"/>
              <w:right w:val="nil"/>
            </w:tcBorders>
          </w:tcPr>
          <w:p w14:paraId="4090F0C5" w14:textId="77777777" w:rsidR="003B5D81" w:rsidRDefault="003B5D81" w:rsidP="00173B17">
            <w:r>
              <w:t>Input A</w:t>
            </w:r>
          </w:p>
        </w:tc>
        <w:tc>
          <w:tcPr>
            <w:tcW w:w="0" w:type="auto"/>
            <w:tcBorders>
              <w:bottom w:val="double" w:sz="4" w:space="0" w:color="auto"/>
              <w:right w:val="nil"/>
            </w:tcBorders>
          </w:tcPr>
          <w:p w14:paraId="13717FC0" w14:textId="77777777" w:rsidR="003B5D81" w:rsidRDefault="003B5D81" w:rsidP="00173B17">
            <w:r>
              <w:t>Input B</w:t>
            </w:r>
          </w:p>
        </w:tc>
        <w:tc>
          <w:tcPr>
            <w:tcW w:w="0" w:type="auto"/>
            <w:tcBorders>
              <w:left w:val="double" w:sz="4" w:space="0" w:color="auto"/>
              <w:bottom w:val="double" w:sz="4" w:space="0" w:color="auto"/>
            </w:tcBorders>
          </w:tcPr>
          <w:p w14:paraId="043E957C" w14:textId="77777777" w:rsidR="003B5D81" w:rsidRDefault="003B5D81" w:rsidP="00173B17">
            <w:r>
              <w:t>Output</w:t>
            </w:r>
          </w:p>
        </w:tc>
      </w:tr>
      <w:tr w:rsidR="003B5D81" w14:paraId="29CC1303" w14:textId="77777777" w:rsidTr="00173B17">
        <w:trPr>
          <w:jc w:val="center"/>
        </w:trPr>
        <w:tc>
          <w:tcPr>
            <w:tcW w:w="0" w:type="auto"/>
            <w:tcBorders>
              <w:top w:val="double" w:sz="4" w:space="0" w:color="auto"/>
              <w:right w:val="nil"/>
            </w:tcBorders>
          </w:tcPr>
          <w:p w14:paraId="50D8CE41" w14:textId="77777777" w:rsidR="003B5D81" w:rsidRDefault="003B5D81" w:rsidP="00173B17">
            <w:pPr>
              <w:jc w:val="center"/>
            </w:pPr>
            <w:r>
              <w:t>0</w:t>
            </w:r>
          </w:p>
        </w:tc>
        <w:tc>
          <w:tcPr>
            <w:tcW w:w="0" w:type="auto"/>
            <w:tcBorders>
              <w:top w:val="double" w:sz="4" w:space="0" w:color="auto"/>
              <w:right w:val="nil"/>
            </w:tcBorders>
          </w:tcPr>
          <w:p w14:paraId="286D6690" w14:textId="77777777" w:rsidR="003B5D81" w:rsidRDefault="003B5D81" w:rsidP="00173B17">
            <w:pPr>
              <w:jc w:val="center"/>
            </w:pPr>
            <w:r>
              <w:t>0</w:t>
            </w:r>
          </w:p>
        </w:tc>
        <w:tc>
          <w:tcPr>
            <w:tcW w:w="0" w:type="auto"/>
            <w:tcBorders>
              <w:top w:val="double" w:sz="4" w:space="0" w:color="auto"/>
              <w:left w:val="double" w:sz="4" w:space="0" w:color="auto"/>
            </w:tcBorders>
          </w:tcPr>
          <w:p w14:paraId="080458B7" w14:textId="77777777" w:rsidR="003B5D81" w:rsidRPr="003B5D81" w:rsidRDefault="003B5D81" w:rsidP="00173B17">
            <w:pPr>
              <w:jc w:val="center"/>
              <w:rPr>
                <w:b/>
              </w:rPr>
            </w:pPr>
            <w:r w:rsidRPr="003B5D81">
              <w:rPr>
                <w:b/>
              </w:rPr>
              <w:t>0</w:t>
            </w:r>
          </w:p>
        </w:tc>
      </w:tr>
      <w:tr w:rsidR="003B5D81" w14:paraId="193FEA5E" w14:textId="77777777" w:rsidTr="00173B17">
        <w:trPr>
          <w:jc w:val="center"/>
        </w:trPr>
        <w:tc>
          <w:tcPr>
            <w:tcW w:w="0" w:type="auto"/>
            <w:tcBorders>
              <w:right w:val="nil"/>
            </w:tcBorders>
          </w:tcPr>
          <w:p w14:paraId="15022C37" w14:textId="77777777" w:rsidR="003B5D81" w:rsidRDefault="003B5D81" w:rsidP="00173B17">
            <w:pPr>
              <w:jc w:val="center"/>
            </w:pPr>
            <w:r>
              <w:t>0</w:t>
            </w:r>
          </w:p>
        </w:tc>
        <w:tc>
          <w:tcPr>
            <w:tcW w:w="0" w:type="auto"/>
            <w:tcBorders>
              <w:right w:val="nil"/>
            </w:tcBorders>
          </w:tcPr>
          <w:p w14:paraId="0F66F075" w14:textId="77777777" w:rsidR="003B5D81" w:rsidRDefault="003B5D81" w:rsidP="00173B17">
            <w:pPr>
              <w:jc w:val="center"/>
            </w:pPr>
            <w:r>
              <w:t>1</w:t>
            </w:r>
          </w:p>
        </w:tc>
        <w:tc>
          <w:tcPr>
            <w:tcW w:w="0" w:type="auto"/>
            <w:tcBorders>
              <w:left w:val="double" w:sz="4" w:space="0" w:color="auto"/>
            </w:tcBorders>
          </w:tcPr>
          <w:p w14:paraId="7B236E00" w14:textId="77777777" w:rsidR="003B5D81" w:rsidRPr="003B5D81" w:rsidRDefault="003B5D81" w:rsidP="00173B17">
            <w:pPr>
              <w:jc w:val="center"/>
              <w:rPr>
                <w:b/>
              </w:rPr>
            </w:pPr>
            <w:r w:rsidRPr="003B5D81">
              <w:rPr>
                <w:b/>
              </w:rPr>
              <w:t>1</w:t>
            </w:r>
          </w:p>
        </w:tc>
      </w:tr>
      <w:tr w:rsidR="003B5D81" w14:paraId="26229F0E" w14:textId="77777777" w:rsidTr="00173B17">
        <w:trPr>
          <w:jc w:val="center"/>
        </w:trPr>
        <w:tc>
          <w:tcPr>
            <w:tcW w:w="0" w:type="auto"/>
            <w:tcBorders>
              <w:right w:val="nil"/>
            </w:tcBorders>
          </w:tcPr>
          <w:p w14:paraId="440ECF12" w14:textId="77777777" w:rsidR="003B5D81" w:rsidRDefault="003B5D81" w:rsidP="00173B17">
            <w:pPr>
              <w:jc w:val="center"/>
            </w:pPr>
            <w:r>
              <w:t>1</w:t>
            </w:r>
          </w:p>
        </w:tc>
        <w:tc>
          <w:tcPr>
            <w:tcW w:w="0" w:type="auto"/>
            <w:tcBorders>
              <w:right w:val="nil"/>
            </w:tcBorders>
          </w:tcPr>
          <w:p w14:paraId="072AC4DA" w14:textId="77777777" w:rsidR="003B5D81" w:rsidRDefault="003B5D81" w:rsidP="00173B17">
            <w:pPr>
              <w:jc w:val="center"/>
            </w:pPr>
            <w:r>
              <w:t>0</w:t>
            </w:r>
          </w:p>
        </w:tc>
        <w:tc>
          <w:tcPr>
            <w:tcW w:w="0" w:type="auto"/>
            <w:tcBorders>
              <w:left w:val="double" w:sz="4" w:space="0" w:color="auto"/>
            </w:tcBorders>
          </w:tcPr>
          <w:p w14:paraId="0ECE9479" w14:textId="77777777" w:rsidR="003B5D81" w:rsidRPr="003B5D81" w:rsidRDefault="003B5D81" w:rsidP="00173B17">
            <w:pPr>
              <w:jc w:val="center"/>
              <w:rPr>
                <w:b/>
              </w:rPr>
            </w:pPr>
            <w:r w:rsidRPr="003B5D81">
              <w:rPr>
                <w:b/>
              </w:rPr>
              <w:t>1</w:t>
            </w:r>
          </w:p>
        </w:tc>
      </w:tr>
      <w:tr w:rsidR="003B5D81" w14:paraId="6CCE53FE" w14:textId="77777777" w:rsidTr="00173B17">
        <w:trPr>
          <w:jc w:val="center"/>
        </w:trPr>
        <w:tc>
          <w:tcPr>
            <w:tcW w:w="0" w:type="auto"/>
            <w:tcBorders>
              <w:right w:val="nil"/>
            </w:tcBorders>
          </w:tcPr>
          <w:p w14:paraId="193C9F4D" w14:textId="77777777" w:rsidR="003B5D81" w:rsidRDefault="003B5D81" w:rsidP="00173B17">
            <w:pPr>
              <w:jc w:val="center"/>
            </w:pPr>
            <w:r>
              <w:t>1</w:t>
            </w:r>
          </w:p>
        </w:tc>
        <w:tc>
          <w:tcPr>
            <w:tcW w:w="0" w:type="auto"/>
            <w:tcBorders>
              <w:right w:val="nil"/>
            </w:tcBorders>
          </w:tcPr>
          <w:p w14:paraId="45B7FDD3" w14:textId="77777777" w:rsidR="003B5D81" w:rsidRDefault="003B5D81" w:rsidP="00173B17">
            <w:pPr>
              <w:jc w:val="center"/>
            </w:pPr>
            <w:r>
              <w:t>1</w:t>
            </w:r>
          </w:p>
        </w:tc>
        <w:tc>
          <w:tcPr>
            <w:tcW w:w="0" w:type="auto"/>
            <w:tcBorders>
              <w:left w:val="double" w:sz="4" w:space="0" w:color="auto"/>
            </w:tcBorders>
          </w:tcPr>
          <w:p w14:paraId="3E9171FA" w14:textId="77777777" w:rsidR="003B5D81" w:rsidRPr="003B5D81" w:rsidRDefault="003B5D81" w:rsidP="00173B17">
            <w:pPr>
              <w:jc w:val="center"/>
              <w:rPr>
                <w:b/>
              </w:rPr>
            </w:pPr>
            <w:r w:rsidRPr="003B5D81">
              <w:rPr>
                <w:b/>
              </w:rPr>
              <w:t>0</w:t>
            </w:r>
          </w:p>
        </w:tc>
      </w:tr>
    </w:tbl>
    <w:p w14:paraId="42791EC0" w14:textId="77777777" w:rsidR="00BA53F6" w:rsidRDefault="00BA53F6" w:rsidP="00BA53F6"/>
    <w:p w14:paraId="3B9D7FBF" w14:textId="77777777" w:rsidR="00105037" w:rsidRDefault="00105037" w:rsidP="00BA53F6">
      <w:r>
        <w:t>De NE-operator kan, nu we ervaring hebben met de NOT-operator, ook worden gemaakt m.b.v. de NOT-operator en de EQ-operator. Dit wordt als opdracht aan de student gegeven in de vragen.</w:t>
      </w:r>
    </w:p>
    <w:p w14:paraId="243A8D9E" w14:textId="75953A32" w:rsidR="00F314F6" w:rsidRDefault="0005129E" w:rsidP="00F314F6">
      <w:r>
        <w:t>De NE</w:t>
      </w:r>
      <w:r w:rsidR="00F314F6">
        <w:t>-operator wordt in Matlab op de volgende manier gebruikt:</w:t>
      </w:r>
    </w:p>
    <w:p w14:paraId="7557A7F5" w14:textId="77777777" w:rsidR="00F314F6" w:rsidRDefault="00F314F6" w:rsidP="00F314F6">
      <w:pPr>
        <w:pStyle w:val="Lijstalinea"/>
        <w:numPr>
          <w:ilvl w:val="0"/>
          <w:numId w:val="21"/>
        </w:numPr>
      </w:pPr>
      <w:r>
        <w:t>A ~= B</w:t>
      </w:r>
    </w:p>
    <w:p w14:paraId="3ED35FBC" w14:textId="77777777" w:rsidR="00F314F6" w:rsidRDefault="00F314F6" w:rsidP="00F314F6">
      <w:pPr>
        <w:pStyle w:val="Lijstalinea"/>
        <w:numPr>
          <w:ilvl w:val="0"/>
          <w:numId w:val="21"/>
        </w:numPr>
      </w:pPr>
      <w:r>
        <w:t>ne(A,B)</w:t>
      </w:r>
    </w:p>
    <w:p w14:paraId="4E0C8158" w14:textId="77777777" w:rsidR="00700540" w:rsidRDefault="00C83E25" w:rsidP="00C83E25">
      <w:pPr>
        <w:keepNext/>
        <w:jc w:val="center"/>
      </w:pPr>
      <w:r>
        <w:rPr>
          <w:noProof/>
          <w:lang w:eastAsia="nl-NL"/>
        </w:rPr>
        <w:drawing>
          <wp:inline distT="0" distB="0" distL="0" distR="0" wp14:anchorId="6DA5535A" wp14:editId="7A7B8805">
            <wp:extent cx="1381318" cy="1086002"/>
            <wp:effectExtent l="0" t="0" r="9525"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tEqualExample0.PNG"/>
                    <pic:cNvPicPr/>
                  </pic:nvPicPr>
                  <pic:blipFill>
                    <a:blip r:embed="rId23">
                      <a:extLst>
                        <a:ext uri="{28A0092B-C50C-407E-A947-70E740481C1C}">
                          <a14:useLocalDpi xmlns:a14="http://schemas.microsoft.com/office/drawing/2010/main" val="0"/>
                        </a:ext>
                      </a:extLst>
                    </a:blip>
                    <a:stretch>
                      <a:fillRect/>
                    </a:stretch>
                  </pic:blipFill>
                  <pic:spPr>
                    <a:xfrm>
                      <a:off x="0" y="0"/>
                      <a:ext cx="1381318" cy="1086002"/>
                    </a:xfrm>
                    <a:prstGeom prst="rect">
                      <a:avLst/>
                    </a:prstGeom>
                  </pic:spPr>
                </pic:pic>
              </a:graphicData>
            </a:graphic>
          </wp:inline>
        </w:drawing>
      </w:r>
    </w:p>
    <w:p w14:paraId="50CAE2D6" w14:textId="77777777" w:rsidR="00700540" w:rsidRDefault="00700540" w:rsidP="00C83E25">
      <w:pPr>
        <w:pStyle w:val="Bijschrift"/>
        <w:jc w:val="center"/>
      </w:pPr>
      <w:r>
        <w:t xml:space="preserve">Figuur </w:t>
      </w:r>
      <w:r w:rsidR="00135CF1">
        <w:fldChar w:fldCharType="begin"/>
      </w:r>
      <w:r w:rsidR="00135CF1">
        <w:instrText xml:space="preserve"> SEQ Figuur \* ARABIC </w:instrText>
      </w:r>
      <w:r w:rsidR="00135CF1">
        <w:fldChar w:fldCharType="separate"/>
      </w:r>
      <w:r w:rsidR="00C26B2F">
        <w:rPr>
          <w:noProof/>
        </w:rPr>
        <w:t>10</w:t>
      </w:r>
      <w:r w:rsidR="00135CF1">
        <w:rPr>
          <w:noProof/>
        </w:rPr>
        <w:fldChar w:fldCharType="end"/>
      </w:r>
      <w:r>
        <w:t xml:space="preserve">: Voorbeeld van het toepassen van de </w:t>
      </w:r>
      <w:r w:rsidR="00C83E25">
        <w:t>NE</w:t>
      </w:r>
      <w:r>
        <w:t>-operator.</w:t>
      </w:r>
    </w:p>
    <w:p w14:paraId="126D0BBA" w14:textId="77777777" w:rsidR="00105037" w:rsidRDefault="00206E3D" w:rsidP="00BA53F6">
      <w:r>
        <w:t>De NE-</w:t>
      </w:r>
      <w:commentRangeStart w:id="37"/>
      <w:r>
        <w:t>operator</w:t>
      </w:r>
      <w:commentRangeEnd w:id="37"/>
      <w:r w:rsidR="008C3BBF">
        <w:rPr>
          <w:rStyle w:val="Verwijzingopmerking"/>
        </w:rPr>
        <w:commentReference w:id="37"/>
      </w:r>
      <w:r>
        <w:t xml:space="preserve"> kan ook op basis van de functie vorm (ne(A,B)) worden toegepast:</w:t>
      </w:r>
    </w:p>
    <w:p w14:paraId="7C67AC31" w14:textId="77777777" w:rsidR="00206E3D" w:rsidRDefault="00206E3D" w:rsidP="00206E3D">
      <w:pPr>
        <w:keepNext/>
        <w:jc w:val="center"/>
      </w:pPr>
      <w:r>
        <w:rPr>
          <w:noProof/>
          <w:lang w:eastAsia="nl-NL"/>
        </w:rPr>
        <w:drawing>
          <wp:inline distT="0" distB="0" distL="0" distR="0" wp14:anchorId="701E3068" wp14:editId="51340B14">
            <wp:extent cx="2648320" cy="1105054"/>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tEqualExample1.PNG"/>
                    <pic:cNvPicPr/>
                  </pic:nvPicPr>
                  <pic:blipFill>
                    <a:blip r:embed="rId24">
                      <a:extLst>
                        <a:ext uri="{28A0092B-C50C-407E-A947-70E740481C1C}">
                          <a14:useLocalDpi xmlns:a14="http://schemas.microsoft.com/office/drawing/2010/main" val="0"/>
                        </a:ext>
                      </a:extLst>
                    </a:blip>
                    <a:stretch>
                      <a:fillRect/>
                    </a:stretch>
                  </pic:blipFill>
                  <pic:spPr>
                    <a:xfrm>
                      <a:off x="0" y="0"/>
                      <a:ext cx="2648320" cy="1105054"/>
                    </a:xfrm>
                    <a:prstGeom prst="rect">
                      <a:avLst/>
                    </a:prstGeom>
                  </pic:spPr>
                </pic:pic>
              </a:graphicData>
            </a:graphic>
          </wp:inline>
        </w:drawing>
      </w:r>
    </w:p>
    <w:p w14:paraId="3045DAE6" w14:textId="6EBDC9FF" w:rsidR="005921D0" w:rsidRDefault="00206E3D" w:rsidP="00206E3D">
      <w:pPr>
        <w:pStyle w:val="Bijschrift"/>
        <w:jc w:val="center"/>
      </w:pPr>
      <w:bookmarkStart w:id="38" w:name="_Ref476923364"/>
      <w:r>
        <w:t xml:space="preserve">Figuur </w:t>
      </w:r>
      <w:r w:rsidR="00135CF1">
        <w:fldChar w:fldCharType="begin"/>
      </w:r>
      <w:r w:rsidR="00135CF1">
        <w:instrText xml:space="preserve"> SEQ Figuur \* ARABIC </w:instrText>
      </w:r>
      <w:r w:rsidR="00135CF1">
        <w:fldChar w:fldCharType="separate"/>
      </w:r>
      <w:r w:rsidR="00C26B2F">
        <w:rPr>
          <w:noProof/>
        </w:rPr>
        <w:t>11</w:t>
      </w:r>
      <w:r w:rsidR="00135CF1">
        <w:rPr>
          <w:noProof/>
        </w:rPr>
        <w:fldChar w:fldCharType="end"/>
      </w:r>
      <w:bookmarkEnd w:id="38"/>
      <w:r>
        <w:t>: Voorbeeld van het toepassen van de NE-operator. Snap je dit voorbeeld?</w:t>
      </w:r>
    </w:p>
    <w:p w14:paraId="22AA51D5" w14:textId="77777777" w:rsidR="00D62E6C" w:rsidRDefault="00D62E6C" w:rsidP="00D62E6C">
      <w:pPr>
        <w:keepNext/>
        <w:jc w:val="center"/>
      </w:pPr>
      <w:r w:rsidRPr="00D62E6C">
        <w:rPr>
          <w:noProof/>
          <w:lang w:eastAsia="nl-NL"/>
        </w:rPr>
        <w:drawing>
          <wp:inline distT="0" distB="0" distL="0" distR="0" wp14:anchorId="2E95F7FE" wp14:editId="716F9646">
            <wp:extent cx="1969243" cy="1127051"/>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80670" cy="1133591"/>
                    </a:xfrm>
                    <a:prstGeom prst="rect">
                      <a:avLst/>
                    </a:prstGeom>
                  </pic:spPr>
                </pic:pic>
              </a:graphicData>
            </a:graphic>
          </wp:inline>
        </w:drawing>
      </w:r>
    </w:p>
    <w:p w14:paraId="7B121AC3" w14:textId="6B9C45A0" w:rsidR="00D62E6C" w:rsidRDefault="00D62E6C" w:rsidP="00D62E6C">
      <w:pPr>
        <w:pStyle w:val="Bijschrift"/>
        <w:jc w:val="center"/>
      </w:pPr>
      <w:r>
        <w:t xml:space="preserve">Figuur </w:t>
      </w:r>
      <w:fldSimple w:instr=" SEQ Figuur \* ARABIC ">
        <w:r w:rsidR="00C26B2F">
          <w:rPr>
            <w:noProof/>
          </w:rPr>
          <w:t>12</w:t>
        </w:r>
      </w:fldSimple>
      <w:r>
        <w:t>: Nog een voorbeeld van de NE-operator. Hier worden twee variabelen met elkaar vergeleken. Op basis daarvan wordt ‘Variabele’ true of false.</w:t>
      </w:r>
      <w:r w:rsidR="009D3117">
        <w:t xml:space="preserve"> Merk op dat het resultaat van deze code afhangt van de waardes in de variabelen ‘Biceps’ en ‘ Triceps’.</w:t>
      </w:r>
    </w:p>
    <w:p w14:paraId="01FB3746" w14:textId="051C1DA7" w:rsidR="005921D0" w:rsidRDefault="005921D0" w:rsidP="00D62E6C">
      <w:pPr>
        <w:jc w:val="center"/>
        <w:rPr>
          <w:i/>
          <w:iCs/>
          <w:color w:val="44546A" w:themeColor="text2"/>
          <w:sz w:val="18"/>
          <w:szCs w:val="18"/>
        </w:rPr>
      </w:pPr>
      <w:r>
        <w:br w:type="page"/>
      </w:r>
    </w:p>
    <w:p w14:paraId="4E8F690C" w14:textId="77777777" w:rsidR="00206E3D" w:rsidRDefault="00206E3D" w:rsidP="00206E3D">
      <w:pPr>
        <w:pStyle w:val="Bijschrift"/>
        <w:jc w:val="center"/>
      </w:pPr>
    </w:p>
    <w:p w14:paraId="02EB7037" w14:textId="4B744F9F" w:rsidR="00206E3D" w:rsidRDefault="007F653E" w:rsidP="007F653E">
      <w:pPr>
        <w:pStyle w:val="Kop2"/>
      </w:pPr>
      <w:bookmarkStart w:id="39" w:name="_Toc487553089"/>
      <w:r>
        <w:t>Groter dan</w:t>
      </w:r>
      <w:r w:rsidR="008C3BBF">
        <w:t xml:space="preserve"> en</w:t>
      </w:r>
      <w:r>
        <w:t xml:space="preserve"> kleiner dan</w:t>
      </w:r>
      <w:bookmarkEnd w:id="39"/>
    </w:p>
    <w:p w14:paraId="1D3CAC79" w14:textId="481F57D5" w:rsidR="007F653E" w:rsidRDefault="00D31327" w:rsidP="007F653E">
      <w:r>
        <w:t>Tijdens de wiskunde lessen van het voortgezet onderwijs heb je kennis</w:t>
      </w:r>
      <w:r w:rsidR="008C3BBF">
        <w:t xml:space="preserve"> </w:t>
      </w:r>
      <w:r>
        <w:t>gemaakt met de groter-dan, kleiner-dan, kleiner-gelijk-aan en groter-gelijk-aan symbolen</w:t>
      </w:r>
      <w:r w:rsidR="00105F17">
        <w:t xml:space="preserve"> en operaties</w:t>
      </w:r>
      <w:r>
        <w:t>. In Matlab</w:t>
      </w:r>
      <w:r w:rsidR="00637F61">
        <w:t xml:space="preserve"> kunnen we ook gebruik maken van deze operaties. In de volgende tabel worden de wiskundige symbolen getoond met de bijbehorende Matlab operatoren</w:t>
      </w:r>
    </w:p>
    <w:p w14:paraId="3BB1642B" w14:textId="77777777" w:rsidR="00173B17" w:rsidRDefault="00173B17" w:rsidP="00173B17">
      <w:pPr>
        <w:pStyle w:val="Bijschrift"/>
        <w:keepNext/>
        <w:jc w:val="center"/>
      </w:pPr>
      <w:r>
        <w:t xml:space="preserve">Tabel </w:t>
      </w:r>
      <w:r w:rsidR="00135CF1">
        <w:fldChar w:fldCharType="begin"/>
      </w:r>
      <w:r w:rsidR="00135CF1">
        <w:instrText xml:space="preserve"> SEQ Tabel \* ARABIC </w:instrText>
      </w:r>
      <w:r w:rsidR="00135CF1">
        <w:fldChar w:fldCharType="separate"/>
      </w:r>
      <w:r w:rsidR="00C26B2F">
        <w:rPr>
          <w:noProof/>
        </w:rPr>
        <w:t>7</w:t>
      </w:r>
      <w:r w:rsidR="00135CF1">
        <w:rPr>
          <w:noProof/>
        </w:rPr>
        <w:fldChar w:fldCharType="end"/>
      </w:r>
      <w:r>
        <w:t xml:space="preserve">: de </w:t>
      </w:r>
      <w:r w:rsidR="00A32631">
        <w:t>overige relationele operatoren in relatie tot hun wiskundige symbolen</w:t>
      </w:r>
      <w:r w:rsidR="0038735C">
        <w:t>, haal ze niet door elkaar!</w:t>
      </w:r>
    </w:p>
    <w:tbl>
      <w:tblPr>
        <w:tblStyle w:val="Tabelraster"/>
        <w:tblW w:w="0" w:type="auto"/>
        <w:jc w:val="center"/>
        <w:tblLook w:val="04A0" w:firstRow="1" w:lastRow="0" w:firstColumn="1" w:lastColumn="0" w:noHBand="0" w:noVBand="1"/>
      </w:tblPr>
      <w:tblGrid>
        <w:gridCol w:w="2177"/>
        <w:gridCol w:w="2116"/>
        <w:gridCol w:w="1731"/>
        <w:gridCol w:w="1828"/>
      </w:tblGrid>
      <w:tr w:rsidR="00D6527E" w14:paraId="078379A9" w14:textId="77777777" w:rsidTr="00D6527E">
        <w:trPr>
          <w:jc w:val="center"/>
        </w:trPr>
        <w:tc>
          <w:tcPr>
            <w:tcW w:w="0" w:type="auto"/>
            <w:tcBorders>
              <w:top w:val="nil"/>
              <w:left w:val="nil"/>
              <w:bottom w:val="single" w:sz="4" w:space="0" w:color="auto"/>
              <w:right w:val="nil"/>
            </w:tcBorders>
          </w:tcPr>
          <w:p w14:paraId="1F5C97AB" w14:textId="77777777" w:rsidR="00D6527E" w:rsidRPr="00A32631" w:rsidRDefault="00D6527E" w:rsidP="00A32631">
            <w:pPr>
              <w:jc w:val="center"/>
              <w:rPr>
                <w:rFonts w:ascii="Calibri" w:eastAsia="Calibri" w:hAnsi="Calibri" w:cs="Times New Roman"/>
                <w:b/>
              </w:rPr>
            </w:pPr>
            <w:r w:rsidRPr="00A32631">
              <w:rPr>
                <w:rFonts w:ascii="Calibri" w:eastAsia="Calibri" w:hAnsi="Calibri" w:cs="Times New Roman"/>
                <w:b/>
              </w:rPr>
              <w:t>Naam</w:t>
            </w:r>
          </w:p>
        </w:tc>
        <w:tc>
          <w:tcPr>
            <w:tcW w:w="0" w:type="auto"/>
            <w:tcBorders>
              <w:top w:val="nil"/>
              <w:left w:val="nil"/>
              <w:bottom w:val="single" w:sz="4" w:space="0" w:color="auto"/>
              <w:right w:val="nil"/>
            </w:tcBorders>
          </w:tcPr>
          <w:p w14:paraId="3E3350FD" w14:textId="77777777" w:rsidR="00D6527E" w:rsidRPr="00A32631" w:rsidRDefault="00D6527E" w:rsidP="00A32631">
            <w:pPr>
              <w:jc w:val="center"/>
              <w:rPr>
                <w:rFonts w:ascii="Calibri" w:eastAsia="Calibri" w:hAnsi="Calibri" w:cs="Times New Roman"/>
                <w:b/>
              </w:rPr>
            </w:pPr>
            <w:r w:rsidRPr="00A32631">
              <w:rPr>
                <w:rFonts w:ascii="Calibri" w:eastAsia="Calibri" w:hAnsi="Calibri" w:cs="Times New Roman"/>
                <w:b/>
              </w:rPr>
              <w:t>Wiskundige symbool</w:t>
            </w:r>
          </w:p>
        </w:tc>
        <w:tc>
          <w:tcPr>
            <w:tcW w:w="0" w:type="auto"/>
            <w:tcBorders>
              <w:top w:val="nil"/>
              <w:left w:val="nil"/>
              <w:bottom w:val="single" w:sz="4" w:space="0" w:color="auto"/>
              <w:right w:val="nil"/>
            </w:tcBorders>
          </w:tcPr>
          <w:p w14:paraId="51B6D9E4" w14:textId="77777777" w:rsidR="00D6527E" w:rsidRPr="00A32631" w:rsidRDefault="00D6527E" w:rsidP="00A32631">
            <w:pPr>
              <w:jc w:val="center"/>
              <w:rPr>
                <w:b/>
              </w:rPr>
            </w:pPr>
            <w:r w:rsidRPr="00A32631">
              <w:rPr>
                <w:b/>
              </w:rPr>
              <w:t>Matlab operator</w:t>
            </w:r>
          </w:p>
        </w:tc>
        <w:tc>
          <w:tcPr>
            <w:tcW w:w="1828" w:type="dxa"/>
            <w:tcBorders>
              <w:top w:val="nil"/>
              <w:left w:val="nil"/>
              <w:bottom w:val="single" w:sz="4" w:space="0" w:color="auto"/>
              <w:right w:val="nil"/>
            </w:tcBorders>
          </w:tcPr>
          <w:p w14:paraId="6ED1F3D1" w14:textId="77777777" w:rsidR="00D6527E" w:rsidRPr="00A32631" w:rsidRDefault="00D6527E" w:rsidP="00A32631">
            <w:pPr>
              <w:jc w:val="center"/>
              <w:rPr>
                <w:b/>
              </w:rPr>
            </w:pPr>
            <w:r>
              <w:rPr>
                <w:b/>
              </w:rPr>
              <w:t>Naamgeving</w:t>
            </w:r>
          </w:p>
        </w:tc>
      </w:tr>
      <w:tr w:rsidR="00D6527E" w14:paraId="2AEE0739" w14:textId="77777777" w:rsidTr="00D6527E">
        <w:trPr>
          <w:jc w:val="center"/>
        </w:trPr>
        <w:tc>
          <w:tcPr>
            <w:tcW w:w="0" w:type="auto"/>
            <w:tcBorders>
              <w:top w:val="single" w:sz="4" w:space="0" w:color="auto"/>
              <w:left w:val="nil"/>
              <w:bottom w:val="single" w:sz="4" w:space="0" w:color="auto"/>
              <w:right w:val="nil"/>
            </w:tcBorders>
          </w:tcPr>
          <w:p w14:paraId="59DF0F0D" w14:textId="77777777" w:rsidR="00D6527E" w:rsidRPr="00A32631" w:rsidRDefault="00D6527E" w:rsidP="00A32631">
            <w:pPr>
              <w:jc w:val="center"/>
              <w:rPr>
                <w:rFonts w:eastAsia="Calibri" w:cstheme="minorHAnsi"/>
              </w:rPr>
            </w:pPr>
            <w:r w:rsidRPr="00A32631">
              <w:rPr>
                <w:rFonts w:eastAsia="Calibri" w:cstheme="minorHAnsi"/>
              </w:rPr>
              <w:t>Is gelijk aan</w:t>
            </w:r>
          </w:p>
        </w:tc>
        <w:tc>
          <w:tcPr>
            <w:tcW w:w="0" w:type="auto"/>
            <w:tcBorders>
              <w:top w:val="single" w:sz="4" w:space="0" w:color="auto"/>
              <w:left w:val="nil"/>
              <w:bottom w:val="single" w:sz="4" w:space="0" w:color="auto"/>
              <w:right w:val="nil"/>
            </w:tcBorders>
          </w:tcPr>
          <w:p w14:paraId="5D514A93" w14:textId="77777777" w:rsidR="00D6527E" w:rsidRPr="00A32631" w:rsidRDefault="00D6527E" w:rsidP="00A32631">
            <w:pPr>
              <w:jc w:val="center"/>
              <w:rPr>
                <w:rFonts w:cstheme="minorHAnsi"/>
              </w:rPr>
            </w:pPr>
            <m:oMathPara>
              <m:oMath>
                <m:r>
                  <w:rPr>
                    <w:rFonts w:ascii="Cambria Math" w:hAnsi="Cambria Math" w:cstheme="minorHAnsi"/>
                  </w:rPr>
                  <m:t>=</m:t>
                </m:r>
              </m:oMath>
            </m:oMathPara>
          </w:p>
        </w:tc>
        <w:tc>
          <w:tcPr>
            <w:tcW w:w="0" w:type="auto"/>
            <w:tcBorders>
              <w:top w:val="single" w:sz="4" w:space="0" w:color="auto"/>
              <w:left w:val="nil"/>
              <w:bottom w:val="single" w:sz="4" w:space="0" w:color="auto"/>
              <w:right w:val="nil"/>
            </w:tcBorders>
          </w:tcPr>
          <w:p w14:paraId="12A6D5FA" w14:textId="77777777" w:rsidR="00D6527E" w:rsidRPr="00A32631" w:rsidRDefault="00D6527E" w:rsidP="00A32631">
            <w:pPr>
              <w:jc w:val="center"/>
              <w:rPr>
                <w:rFonts w:ascii="Consolas" w:hAnsi="Consolas" w:cstheme="minorHAnsi"/>
              </w:rPr>
            </w:pPr>
            <w:r w:rsidRPr="00A32631">
              <w:rPr>
                <w:rFonts w:ascii="Consolas" w:hAnsi="Consolas" w:cstheme="minorHAnsi"/>
              </w:rPr>
              <w:t>==</w:t>
            </w:r>
          </w:p>
        </w:tc>
        <w:tc>
          <w:tcPr>
            <w:tcW w:w="1828" w:type="dxa"/>
            <w:tcBorders>
              <w:top w:val="single" w:sz="4" w:space="0" w:color="auto"/>
              <w:left w:val="nil"/>
              <w:bottom w:val="single" w:sz="4" w:space="0" w:color="auto"/>
              <w:right w:val="nil"/>
            </w:tcBorders>
          </w:tcPr>
          <w:p w14:paraId="256B92DE" w14:textId="77777777" w:rsidR="00D6527E" w:rsidRPr="00A32631" w:rsidRDefault="00D6527E" w:rsidP="00A32631">
            <w:pPr>
              <w:jc w:val="center"/>
              <w:rPr>
                <w:rFonts w:ascii="Consolas" w:hAnsi="Consolas" w:cstheme="minorHAnsi"/>
              </w:rPr>
            </w:pPr>
            <w:r>
              <w:rPr>
                <w:rFonts w:ascii="Consolas" w:hAnsi="Consolas" w:cstheme="minorHAnsi"/>
              </w:rPr>
              <w:t>EQ-operator</w:t>
            </w:r>
          </w:p>
        </w:tc>
      </w:tr>
      <w:tr w:rsidR="00D6527E" w14:paraId="322D3245" w14:textId="77777777" w:rsidTr="00D6527E">
        <w:trPr>
          <w:jc w:val="center"/>
        </w:trPr>
        <w:tc>
          <w:tcPr>
            <w:tcW w:w="0" w:type="auto"/>
            <w:tcBorders>
              <w:top w:val="single" w:sz="4" w:space="0" w:color="auto"/>
              <w:left w:val="nil"/>
              <w:bottom w:val="single" w:sz="4" w:space="0" w:color="auto"/>
              <w:right w:val="nil"/>
            </w:tcBorders>
          </w:tcPr>
          <w:p w14:paraId="0897CE82" w14:textId="77777777" w:rsidR="00D6527E" w:rsidRPr="00A32631" w:rsidRDefault="00D6527E" w:rsidP="00A32631">
            <w:pPr>
              <w:jc w:val="center"/>
              <w:rPr>
                <w:rFonts w:eastAsia="Times New Roman" w:cstheme="minorHAnsi"/>
              </w:rPr>
            </w:pPr>
            <w:r w:rsidRPr="00A32631">
              <w:rPr>
                <w:rFonts w:eastAsia="Times New Roman" w:cstheme="minorHAnsi"/>
              </w:rPr>
              <w:t>Groter dan</w:t>
            </w:r>
          </w:p>
        </w:tc>
        <w:tc>
          <w:tcPr>
            <w:tcW w:w="0" w:type="auto"/>
            <w:tcBorders>
              <w:top w:val="single" w:sz="4" w:space="0" w:color="auto"/>
              <w:left w:val="nil"/>
              <w:bottom w:val="single" w:sz="4" w:space="0" w:color="auto"/>
              <w:right w:val="nil"/>
            </w:tcBorders>
          </w:tcPr>
          <w:p w14:paraId="42D9F890" w14:textId="77777777" w:rsidR="00D6527E" w:rsidRPr="00A32631" w:rsidRDefault="00D6527E" w:rsidP="00A32631">
            <w:pPr>
              <w:jc w:val="center"/>
              <w:rPr>
                <w:rFonts w:cstheme="minorHAnsi"/>
              </w:rPr>
            </w:pPr>
            <m:oMathPara>
              <m:oMath>
                <m:r>
                  <w:rPr>
                    <w:rFonts w:ascii="Cambria Math" w:hAnsi="Cambria Math" w:cstheme="minorHAnsi"/>
                  </w:rPr>
                  <m:t>&gt;</m:t>
                </m:r>
              </m:oMath>
            </m:oMathPara>
          </w:p>
        </w:tc>
        <w:tc>
          <w:tcPr>
            <w:tcW w:w="0" w:type="auto"/>
            <w:tcBorders>
              <w:top w:val="single" w:sz="4" w:space="0" w:color="auto"/>
              <w:left w:val="nil"/>
              <w:bottom w:val="single" w:sz="4" w:space="0" w:color="auto"/>
              <w:right w:val="nil"/>
            </w:tcBorders>
          </w:tcPr>
          <w:p w14:paraId="3F219403" w14:textId="77777777" w:rsidR="00D6527E" w:rsidRPr="00A32631" w:rsidRDefault="00D6527E" w:rsidP="00A32631">
            <w:pPr>
              <w:jc w:val="center"/>
              <w:rPr>
                <w:rFonts w:ascii="Consolas" w:hAnsi="Consolas" w:cstheme="minorHAnsi"/>
              </w:rPr>
            </w:pPr>
            <w:r w:rsidRPr="00A32631">
              <w:rPr>
                <w:rFonts w:ascii="Consolas" w:hAnsi="Consolas" w:cstheme="minorHAnsi"/>
              </w:rPr>
              <w:t>&gt;</w:t>
            </w:r>
          </w:p>
        </w:tc>
        <w:tc>
          <w:tcPr>
            <w:tcW w:w="1828" w:type="dxa"/>
            <w:tcBorders>
              <w:top w:val="single" w:sz="4" w:space="0" w:color="auto"/>
              <w:left w:val="nil"/>
              <w:bottom w:val="single" w:sz="4" w:space="0" w:color="auto"/>
              <w:right w:val="nil"/>
            </w:tcBorders>
          </w:tcPr>
          <w:p w14:paraId="06381FEB" w14:textId="77777777" w:rsidR="00D6527E" w:rsidRPr="00A32631" w:rsidRDefault="00D6527E" w:rsidP="00A32631">
            <w:pPr>
              <w:jc w:val="center"/>
              <w:rPr>
                <w:rFonts w:ascii="Consolas" w:hAnsi="Consolas" w:cstheme="minorHAnsi"/>
              </w:rPr>
            </w:pPr>
            <w:r>
              <w:rPr>
                <w:rFonts w:ascii="Consolas" w:hAnsi="Consolas" w:cstheme="minorHAnsi"/>
              </w:rPr>
              <w:t>GT-operator</w:t>
            </w:r>
          </w:p>
        </w:tc>
      </w:tr>
      <w:tr w:rsidR="00D6527E" w14:paraId="70ED0E3F" w14:textId="77777777" w:rsidTr="00D6527E">
        <w:trPr>
          <w:jc w:val="center"/>
        </w:trPr>
        <w:tc>
          <w:tcPr>
            <w:tcW w:w="0" w:type="auto"/>
            <w:tcBorders>
              <w:top w:val="single" w:sz="4" w:space="0" w:color="auto"/>
              <w:left w:val="nil"/>
              <w:bottom w:val="single" w:sz="4" w:space="0" w:color="auto"/>
              <w:right w:val="nil"/>
            </w:tcBorders>
          </w:tcPr>
          <w:p w14:paraId="0AEE47E1" w14:textId="77777777" w:rsidR="00D6527E" w:rsidRPr="00A32631" w:rsidRDefault="00D6527E" w:rsidP="00A32631">
            <w:pPr>
              <w:jc w:val="center"/>
              <w:rPr>
                <w:rFonts w:eastAsia="Times New Roman" w:cstheme="minorHAnsi"/>
              </w:rPr>
            </w:pPr>
            <w:r w:rsidRPr="00A32631">
              <w:rPr>
                <w:rFonts w:eastAsia="Times New Roman" w:cstheme="minorHAnsi"/>
              </w:rPr>
              <w:t>Kleiner dan</w:t>
            </w:r>
          </w:p>
        </w:tc>
        <w:tc>
          <w:tcPr>
            <w:tcW w:w="0" w:type="auto"/>
            <w:tcBorders>
              <w:top w:val="single" w:sz="4" w:space="0" w:color="auto"/>
              <w:left w:val="nil"/>
              <w:bottom w:val="single" w:sz="4" w:space="0" w:color="auto"/>
              <w:right w:val="nil"/>
            </w:tcBorders>
          </w:tcPr>
          <w:p w14:paraId="724828CD" w14:textId="77777777" w:rsidR="00D6527E" w:rsidRPr="00A32631" w:rsidRDefault="00D6527E" w:rsidP="00A32631">
            <w:pPr>
              <w:jc w:val="center"/>
              <w:rPr>
                <w:rFonts w:cstheme="minorHAnsi"/>
              </w:rPr>
            </w:pPr>
            <m:oMathPara>
              <m:oMath>
                <m:r>
                  <w:rPr>
                    <w:rFonts w:ascii="Cambria Math" w:hAnsi="Cambria Math" w:cstheme="minorHAnsi"/>
                  </w:rPr>
                  <m:t>&lt;</m:t>
                </m:r>
              </m:oMath>
            </m:oMathPara>
          </w:p>
        </w:tc>
        <w:tc>
          <w:tcPr>
            <w:tcW w:w="0" w:type="auto"/>
            <w:tcBorders>
              <w:top w:val="single" w:sz="4" w:space="0" w:color="auto"/>
              <w:left w:val="nil"/>
              <w:bottom w:val="single" w:sz="4" w:space="0" w:color="auto"/>
              <w:right w:val="nil"/>
            </w:tcBorders>
          </w:tcPr>
          <w:p w14:paraId="555224CD" w14:textId="77777777" w:rsidR="00D6527E" w:rsidRPr="00A32631" w:rsidRDefault="00D6527E" w:rsidP="00A32631">
            <w:pPr>
              <w:jc w:val="center"/>
              <w:rPr>
                <w:rFonts w:ascii="Consolas" w:hAnsi="Consolas" w:cstheme="minorHAnsi"/>
              </w:rPr>
            </w:pPr>
            <w:r w:rsidRPr="00A32631">
              <w:rPr>
                <w:rFonts w:ascii="Consolas" w:hAnsi="Consolas" w:cstheme="minorHAnsi"/>
              </w:rPr>
              <w:t>&lt;</w:t>
            </w:r>
          </w:p>
        </w:tc>
        <w:tc>
          <w:tcPr>
            <w:tcW w:w="1828" w:type="dxa"/>
            <w:tcBorders>
              <w:top w:val="single" w:sz="4" w:space="0" w:color="auto"/>
              <w:left w:val="nil"/>
              <w:bottom w:val="single" w:sz="4" w:space="0" w:color="auto"/>
              <w:right w:val="nil"/>
            </w:tcBorders>
          </w:tcPr>
          <w:p w14:paraId="4B5AAEB4" w14:textId="77777777" w:rsidR="00D6527E" w:rsidRPr="00A32631" w:rsidRDefault="00D6527E" w:rsidP="00A32631">
            <w:pPr>
              <w:jc w:val="center"/>
              <w:rPr>
                <w:rFonts w:ascii="Consolas" w:hAnsi="Consolas" w:cstheme="minorHAnsi"/>
              </w:rPr>
            </w:pPr>
            <w:r>
              <w:rPr>
                <w:rFonts w:ascii="Consolas" w:hAnsi="Consolas" w:cstheme="minorHAnsi"/>
              </w:rPr>
              <w:t>ST-operator</w:t>
            </w:r>
          </w:p>
        </w:tc>
      </w:tr>
      <w:tr w:rsidR="00D6527E" w14:paraId="32BEA7A3" w14:textId="77777777" w:rsidTr="00D6527E">
        <w:trPr>
          <w:jc w:val="center"/>
        </w:trPr>
        <w:tc>
          <w:tcPr>
            <w:tcW w:w="0" w:type="auto"/>
            <w:tcBorders>
              <w:top w:val="single" w:sz="4" w:space="0" w:color="auto"/>
              <w:left w:val="nil"/>
              <w:bottom w:val="single" w:sz="4" w:space="0" w:color="auto"/>
              <w:right w:val="nil"/>
            </w:tcBorders>
          </w:tcPr>
          <w:p w14:paraId="51488571" w14:textId="6A8DB440" w:rsidR="00D6527E" w:rsidRPr="00A32631" w:rsidRDefault="00D6527E" w:rsidP="00A32631">
            <w:pPr>
              <w:jc w:val="center"/>
              <w:rPr>
                <w:rFonts w:eastAsia="Calibri" w:cstheme="minorHAnsi"/>
              </w:rPr>
            </w:pPr>
            <w:r w:rsidRPr="00A32631">
              <w:rPr>
                <w:rFonts w:eastAsia="Calibri" w:cstheme="minorHAnsi"/>
              </w:rPr>
              <w:t>Groter dan</w:t>
            </w:r>
            <w:r w:rsidR="008C3BBF">
              <w:rPr>
                <w:rFonts w:eastAsia="Calibri" w:cstheme="minorHAnsi"/>
              </w:rPr>
              <w:t>,</w:t>
            </w:r>
            <w:r w:rsidRPr="00A32631">
              <w:rPr>
                <w:rFonts w:eastAsia="Calibri" w:cstheme="minorHAnsi"/>
              </w:rPr>
              <w:t xml:space="preserve"> gelijk aan</w:t>
            </w:r>
          </w:p>
        </w:tc>
        <w:tc>
          <w:tcPr>
            <w:tcW w:w="0" w:type="auto"/>
            <w:tcBorders>
              <w:top w:val="single" w:sz="4" w:space="0" w:color="auto"/>
              <w:left w:val="nil"/>
              <w:bottom w:val="single" w:sz="4" w:space="0" w:color="auto"/>
              <w:right w:val="nil"/>
            </w:tcBorders>
          </w:tcPr>
          <w:p w14:paraId="663411F2" w14:textId="77777777" w:rsidR="00D6527E" w:rsidRPr="00A32631" w:rsidRDefault="00D6527E" w:rsidP="00A32631">
            <w:pPr>
              <w:jc w:val="center"/>
              <w:rPr>
                <w:rFonts w:cstheme="minorHAnsi"/>
              </w:rPr>
            </w:pPr>
            <m:oMathPara>
              <m:oMath>
                <m:r>
                  <w:rPr>
                    <w:rFonts w:ascii="Cambria Math" w:hAnsi="Cambria Math" w:cstheme="minorHAnsi"/>
                  </w:rPr>
                  <m:t>≥</m:t>
                </m:r>
              </m:oMath>
            </m:oMathPara>
          </w:p>
        </w:tc>
        <w:tc>
          <w:tcPr>
            <w:tcW w:w="0" w:type="auto"/>
            <w:tcBorders>
              <w:top w:val="single" w:sz="4" w:space="0" w:color="auto"/>
              <w:left w:val="nil"/>
              <w:bottom w:val="single" w:sz="4" w:space="0" w:color="auto"/>
              <w:right w:val="nil"/>
            </w:tcBorders>
          </w:tcPr>
          <w:p w14:paraId="76A15F35" w14:textId="77777777" w:rsidR="00D6527E" w:rsidRPr="00A32631" w:rsidRDefault="00D6527E" w:rsidP="00A32631">
            <w:pPr>
              <w:jc w:val="center"/>
              <w:rPr>
                <w:rFonts w:ascii="Consolas" w:hAnsi="Consolas" w:cstheme="minorHAnsi"/>
              </w:rPr>
            </w:pPr>
            <w:r w:rsidRPr="00A32631">
              <w:rPr>
                <w:rFonts w:ascii="Consolas" w:hAnsi="Consolas" w:cstheme="minorHAnsi"/>
              </w:rPr>
              <w:t>&gt;=</w:t>
            </w:r>
          </w:p>
        </w:tc>
        <w:tc>
          <w:tcPr>
            <w:tcW w:w="1828" w:type="dxa"/>
            <w:tcBorders>
              <w:top w:val="single" w:sz="4" w:space="0" w:color="auto"/>
              <w:left w:val="nil"/>
              <w:bottom w:val="single" w:sz="4" w:space="0" w:color="auto"/>
              <w:right w:val="nil"/>
            </w:tcBorders>
          </w:tcPr>
          <w:p w14:paraId="27CE5C7B" w14:textId="77777777" w:rsidR="00D6527E" w:rsidRPr="00A32631" w:rsidRDefault="00D6527E" w:rsidP="00A32631">
            <w:pPr>
              <w:jc w:val="center"/>
              <w:rPr>
                <w:rFonts w:ascii="Consolas" w:hAnsi="Consolas" w:cstheme="minorHAnsi"/>
              </w:rPr>
            </w:pPr>
            <w:r>
              <w:rPr>
                <w:rFonts w:ascii="Consolas" w:hAnsi="Consolas" w:cstheme="minorHAnsi"/>
              </w:rPr>
              <w:t>GE-operator</w:t>
            </w:r>
          </w:p>
        </w:tc>
      </w:tr>
      <w:tr w:rsidR="00D6527E" w14:paraId="78DA8926" w14:textId="77777777" w:rsidTr="00D6527E">
        <w:trPr>
          <w:jc w:val="center"/>
        </w:trPr>
        <w:tc>
          <w:tcPr>
            <w:tcW w:w="0" w:type="auto"/>
            <w:tcBorders>
              <w:top w:val="single" w:sz="4" w:space="0" w:color="auto"/>
              <w:left w:val="nil"/>
              <w:bottom w:val="single" w:sz="4" w:space="0" w:color="auto"/>
              <w:right w:val="nil"/>
            </w:tcBorders>
          </w:tcPr>
          <w:p w14:paraId="5731E098" w14:textId="5948E785" w:rsidR="00D6527E" w:rsidRPr="00A32631" w:rsidRDefault="00D6527E" w:rsidP="00A32631">
            <w:pPr>
              <w:jc w:val="center"/>
              <w:rPr>
                <w:rFonts w:eastAsia="Calibri" w:cstheme="minorHAnsi"/>
              </w:rPr>
            </w:pPr>
            <w:r w:rsidRPr="00A32631">
              <w:rPr>
                <w:rFonts w:eastAsia="Calibri" w:cstheme="minorHAnsi"/>
              </w:rPr>
              <w:t>Kleiner dan</w:t>
            </w:r>
            <w:r w:rsidR="008C3BBF">
              <w:rPr>
                <w:rFonts w:eastAsia="Calibri" w:cstheme="minorHAnsi"/>
              </w:rPr>
              <w:t>,</w:t>
            </w:r>
            <w:r w:rsidRPr="00A32631">
              <w:rPr>
                <w:rFonts w:eastAsia="Calibri" w:cstheme="minorHAnsi"/>
              </w:rPr>
              <w:t xml:space="preserve"> gelijk aan</w:t>
            </w:r>
          </w:p>
        </w:tc>
        <w:tc>
          <w:tcPr>
            <w:tcW w:w="0" w:type="auto"/>
            <w:tcBorders>
              <w:top w:val="single" w:sz="4" w:space="0" w:color="auto"/>
              <w:left w:val="nil"/>
              <w:bottom w:val="single" w:sz="4" w:space="0" w:color="auto"/>
              <w:right w:val="nil"/>
            </w:tcBorders>
          </w:tcPr>
          <w:p w14:paraId="2F8212E4" w14:textId="77777777" w:rsidR="00D6527E" w:rsidRPr="00A32631" w:rsidRDefault="00D6527E" w:rsidP="00A32631">
            <w:pPr>
              <w:jc w:val="center"/>
              <w:rPr>
                <w:rFonts w:cstheme="minorHAnsi"/>
              </w:rPr>
            </w:pPr>
            <m:oMathPara>
              <m:oMath>
                <m:r>
                  <w:rPr>
                    <w:rFonts w:ascii="Cambria Math" w:hAnsi="Cambria Math" w:cstheme="minorHAnsi"/>
                  </w:rPr>
                  <m:t>≤</m:t>
                </m:r>
              </m:oMath>
            </m:oMathPara>
          </w:p>
        </w:tc>
        <w:tc>
          <w:tcPr>
            <w:tcW w:w="0" w:type="auto"/>
            <w:tcBorders>
              <w:top w:val="single" w:sz="4" w:space="0" w:color="auto"/>
              <w:left w:val="nil"/>
              <w:bottom w:val="single" w:sz="4" w:space="0" w:color="auto"/>
              <w:right w:val="nil"/>
            </w:tcBorders>
          </w:tcPr>
          <w:p w14:paraId="2C1B8F58" w14:textId="77777777" w:rsidR="00D6527E" w:rsidRPr="00A32631" w:rsidRDefault="00D6527E" w:rsidP="00A32631">
            <w:pPr>
              <w:jc w:val="center"/>
              <w:rPr>
                <w:rFonts w:ascii="Consolas" w:hAnsi="Consolas" w:cstheme="minorHAnsi"/>
              </w:rPr>
            </w:pPr>
            <w:r w:rsidRPr="00A32631">
              <w:rPr>
                <w:rFonts w:ascii="Consolas" w:hAnsi="Consolas" w:cstheme="minorHAnsi"/>
              </w:rPr>
              <w:t>&lt;=</w:t>
            </w:r>
          </w:p>
        </w:tc>
        <w:tc>
          <w:tcPr>
            <w:tcW w:w="1828" w:type="dxa"/>
            <w:tcBorders>
              <w:top w:val="single" w:sz="4" w:space="0" w:color="auto"/>
              <w:left w:val="nil"/>
              <w:bottom w:val="single" w:sz="4" w:space="0" w:color="auto"/>
              <w:right w:val="nil"/>
            </w:tcBorders>
          </w:tcPr>
          <w:p w14:paraId="3856E6A1" w14:textId="77777777" w:rsidR="00D6527E" w:rsidRPr="00A32631" w:rsidRDefault="00D6527E" w:rsidP="00A32631">
            <w:pPr>
              <w:jc w:val="center"/>
              <w:rPr>
                <w:rFonts w:ascii="Consolas" w:hAnsi="Consolas" w:cstheme="minorHAnsi"/>
              </w:rPr>
            </w:pPr>
            <w:r>
              <w:rPr>
                <w:rFonts w:ascii="Consolas" w:hAnsi="Consolas" w:cstheme="minorHAnsi"/>
              </w:rPr>
              <w:t>SE-operator</w:t>
            </w:r>
          </w:p>
        </w:tc>
      </w:tr>
    </w:tbl>
    <w:p w14:paraId="72CC6EC3" w14:textId="77777777" w:rsidR="00637F61" w:rsidRDefault="00637F61" w:rsidP="007F653E"/>
    <w:p w14:paraId="62B28553" w14:textId="77777777" w:rsidR="00D6527E" w:rsidRDefault="00D6527E" w:rsidP="00D6527E">
      <w:pPr>
        <w:pStyle w:val="Kop3"/>
      </w:pPr>
      <w:bookmarkStart w:id="40" w:name="_Toc487553090"/>
      <w:r>
        <w:t>De opbouw op basis van de AND, OR en NOT</w:t>
      </w:r>
      <w:bookmarkEnd w:id="40"/>
    </w:p>
    <w:p w14:paraId="75B1BA89" w14:textId="015AF8EE" w:rsidR="00D6527E" w:rsidRPr="005921D0" w:rsidRDefault="00E34A58" w:rsidP="00D6527E">
      <w:pPr>
        <w:rPr>
          <w:i/>
          <w:color w:val="FF0000"/>
        </w:rPr>
      </w:pPr>
      <w:r w:rsidRPr="005921D0">
        <w:rPr>
          <w:b/>
          <w:i/>
          <w:color w:val="FF0000"/>
          <w:u w:color="FF0000"/>
        </w:rPr>
        <w:t xml:space="preserve">Deze </w:t>
      </w:r>
      <w:r w:rsidR="005921D0">
        <w:rPr>
          <w:b/>
          <w:i/>
          <w:color w:val="FF0000"/>
          <w:u w:color="FF0000"/>
        </w:rPr>
        <w:t>sub</w:t>
      </w:r>
      <w:r w:rsidRPr="005921D0">
        <w:rPr>
          <w:b/>
          <w:i/>
          <w:color w:val="FF0000"/>
          <w:u w:color="FF0000"/>
        </w:rPr>
        <w:t>paragraaf bevat extra informatie en mag worden overgeslagen.</w:t>
      </w:r>
    </w:p>
    <w:p w14:paraId="3E4DFD80" w14:textId="59BA0643" w:rsidR="00D6527E" w:rsidRDefault="00D6527E" w:rsidP="00D6527E">
      <w:r>
        <w:t>De stelling</w:t>
      </w:r>
      <w:r w:rsidR="008C3BBF">
        <w:t>,</w:t>
      </w:r>
      <w:r>
        <w:t xml:space="preserve"> eerder in dit hoofdstuk</w:t>
      </w:r>
      <w:r w:rsidR="008C3BBF">
        <w:t>,</w:t>
      </w:r>
      <w:r>
        <w:t xml:space="preserve"> </w:t>
      </w:r>
      <w:r w:rsidR="008C3BBF">
        <w:t>was</w:t>
      </w:r>
      <w:r>
        <w:t xml:space="preserve"> dat alles is opgebouwd uit AND, OR en NOT operatoren. Dat betekent dat de GT-operator ook op basis van deze operatoren kan worden opgebouwd. Dat kan worden aangetoond. De </w:t>
      </w:r>
      <w:r w:rsidR="00282EC8">
        <w:t>GT</w:t>
      </w:r>
      <w:r>
        <w:t>-operator (A&gt;B) als functie van de AND, OR en NOT is:</w:t>
      </w:r>
    </w:p>
    <w:p w14:paraId="5102E859" w14:textId="77777777" w:rsidR="00D6527E" w:rsidRDefault="00D6527E" w:rsidP="00D6527E">
      <w:pPr>
        <w:jc w:val="center"/>
        <w:rPr>
          <w:rFonts w:ascii="Consolas" w:hAnsi="Consolas" w:cs="Consolas"/>
        </w:rPr>
      </w:pPr>
      <w:r w:rsidRPr="00D6527E">
        <w:rPr>
          <w:rFonts w:ascii="Consolas" w:hAnsi="Consolas" w:cs="Consolas"/>
        </w:rPr>
        <w:t xml:space="preserve">A &amp; ~B </w:t>
      </w:r>
    </w:p>
    <w:p w14:paraId="779877CB" w14:textId="7D9BFAA9" w:rsidR="00D6527E" w:rsidRDefault="00D6527E" w:rsidP="00D6527E">
      <w:pPr>
        <w:pStyle w:val="Bijschrift"/>
        <w:keepNext/>
        <w:jc w:val="center"/>
      </w:pPr>
      <w:r>
        <w:t xml:space="preserve">Tabel </w:t>
      </w:r>
      <w:r w:rsidR="00135CF1">
        <w:fldChar w:fldCharType="begin"/>
      </w:r>
      <w:r w:rsidR="00135CF1">
        <w:instrText xml:space="preserve"> SEQ Tabel \* ARABIC </w:instrText>
      </w:r>
      <w:r w:rsidR="00135CF1">
        <w:fldChar w:fldCharType="separate"/>
      </w:r>
      <w:r w:rsidR="00C26B2F">
        <w:rPr>
          <w:noProof/>
        </w:rPr>
        <w:t>8</w:t>
      </w:r>
      <w:r w:rsidR="00135CF1">
        <w:rPr>
          <w:noProof/>
        </w:rPr>
        <w:fldChar w:fldCharType="end"/>
      </w:r>
      <w:r>
        <w:t xml:space="preserve">: de GT-operator. </w:t>
      </w:r>
    </w:p>
    <w:tbl>
      <w:tblPr>
        <w:tblStyle w:val="Tabelraster"/>
        <w:tblW w:w="0" w:type="auto"/>
        <w:jc w:val="center"/>
        <w:tblLook w:val="04A0" w:firstRow="1" w:lastRow="0" w:firstColumn="1" w:lastColumn="0" w:noHBand="0" w:noVBand="1"/>
      </w:tblPr>
      <w:tblGrid>
        <w:gridCol w:w="869"/>
        <w:gridCol w:w="862"/>
        <w:gridCol w:w="856"/>
      </w:tblGrid>
      <w:tr w:rsidR="00D6527E" w14:paraId="24CA53AB" w14:textId="77777777" w:rsidTr="002C63E2">
        <w:trPr>
          <w:jc w:val="center"/>
        </w:trPr>
        <w:tc>
          <w:tcPr>
            <w:tcW w:w="0" w:type="auto"/>
            <w:tcBorders>
              <w:bottom w:val="double" w:sz="4" w:space="0" w:color="auto"/>
              <w:right w:val="nil"/>
            </w:tcBorders>
          </w:tcPr>
          <w:p w14:paraId="2F38A24E" w14:textId="77777777" w:rsidR="00D6527E" w:rsidRDefault="00D6527E" w:rsidP="002C63E2">
            <w:r>
              <w:t>Input A</w:t>
            </w:r>
          </w:p>
        </w:tc>
        <w:tc>
          <w:tcPr>
            <w:tcW w:w="0" w:type="auto"/>
            <w:tcBorders>
              <w:bottom w:val="double" w:sz="4" w:space="0" w:color="auto"/>
              <w:right w:val="nil"/>
            </w:tcBorders>
          </w:tcPr>
          <w:p w14:paraId="2AB7520B" w14:textId="77777777" w:rsidR="00D6527E" w:rsidRDefault="00D6527E" w:rsidP="002C63E2">
            <w:r>
              <w:t>Input B</w:t>
            </w:r>
          </w:p>
        </w:tc>
        <w:tc>
          <w:tcPr>
            <w:tcW w:w="0" w:type="auto"/>
            <w:tcBorders>
              <w:left w:val="double" w:sz="4" w:space="0" w:color="auto"/>
              <w:bottom w:val="double" w:sz="4" w:space="0" w:color="auto"/>
            </w:tcBorders>
          </w:tcPr>
          <w:p w14:paraId="55D34351" w14:textId="77777777" w:rsidR="00D6527E" w:rsidRDefault="00D6527E" w:rsidP="002C63E2">
            <w:r>
              <w:t>Output</w:t>
            </w:r>
          </w:p>
        </w:tc>
      </w:tr>
      <w:tr w:rsidR="00D6527E" w14:paraId="66E3C6B9" w14:textId="77777777" w:rsidTr="002C63E2">
        <w:trPr>
          <w:jc w:val="center"/>
        </w:trPr>
        <w:tc>
          <w:tcPr>
            <w:tcW w:w="0" w:type="auto"/>
            <w:tcBorders>
              <w:top w:val="double" w:sz="4" w:space="0" w:color="auto"/>
              <w:right w:val="nil"/>
            </w:tcBorders>
          </w:tcPr>
          <w:p w14:paraId="00F8876A" w14:textId="77777777" w:rsidR="00D6527E" w:rsidRDefault="00D6527E" w:rsidP="002C63E2">
            <w:pPr>
              <w:jc w:val="center"/>
            </w:pPr>
            <w:r>
              <w:t>0</w:t>
            </w:r>
          </w:p>
        </w:tc>
        <w:tc>
          <w:tcPr>
            <w:tcW w:w="0" w:type="auto"/>
            <w:tcBorders>
              <w:top w:val="double" w:sz="4" w:space="0" w:color="auto"/>
              <w:right w:val="nil"/>
            </w:tcBorders>
          </w:tcPr>
          <w:p w14:paraId="596F9B23" w14:textId="77777777" w:rsidR="00D6527E" w:rsidRDefault="00D6527E" w:rsidP="002C63E2">
            <w:pPr>
              <w:jc w:val="center"/>
            </w:pPr>
            <w:r>
              <w:t>0</w:t>
            </w:r>
          </w:p>
        </w:tc>
        <w:tc>
          <w:tcPr>
            <w:tcW w:w="0" w:type="auto"/>
            <w:tcBorders>
              <w:top w:val="double" w:sz="4" w:space="0" w:color="auto"/>
              <w:left w:val="double" w:sz="4" w:space="0" w:color="auto"/>
            </w:tcBorders>
          </w:tcPr>
          <w:p w14:paraId="299F7F4F" w14:textId="77777777" w:rsidR="00D6527E" w:rsidRPr="00D6527E" w:rsidRDefault="00D6527E" w:rsidP="002C63E2">
            <w:pPr>
              <w:jc w:val="center"/>
            </w:pPr>
            <w:r w:rsidRPr="00D6527E">
              <w:t>0</w:t>
            </w:r>
          </w:p>
        </w:tc>
      </w:tr>
      <w:tr w:rsidR="00D6527E" w14:paraId="0340AC45" w14:textId="77777777" w:rsidTr="002C63E2">
        <w:trPr>
          <w:jc w:val="center"/>
        </w:trPr>
        <w:tc>
          <w:tcPr>
            <w:tcW w:w="0" w:type="auto"/>
            <w:tcBorders>
              <w:right w:val="nil"/>
            </w:tcBorders>
          </w:tcPr>
          <w:p w14:paraId="4B4B9CEB" w14:textId="77777777" w:rsidR="00D6527E" w:rsidRDefault="00D6527E" w:rsidP="002C63E2">
            <w:pPr>
              <w:jc w:val="center"/>
            </w:pPr>
            <w:r>
              <w:t>0</w:t>
            </w:r>
          </w:p>
        </w:tc>
        <w:tc>
          <w:tcPr>
            <w:tcW w:w="0" w:type="auto"/>
            <w:tcBorders>
              <w:right w:val="nil"/>
            </w:tcBorders>
          </w:tcPr>
          <w:p w14:paraId="2ECFCAEC" w14:textId="77777777" w:rsidR="00D6527E" w:rsidRDefault="00D6527E" w:rsidP="002C63E2">
            <w:pPr>
              <w:jc w:val="center"/>
            </w:pPr>
            <w:r>
              <w:t>1</w:t>
            </w:r>
          </w:p>
        </w:tc>
        <w:tc>
          <w:tcPr>
            <w:tcW w:w="0" w:type="auto"/>
            <w:tcBorders>
              <w:left w:val="double" w:sz="4" w:space="0" w:color="auto"/>
            </w:tcBorders>
          </w:tcPr>
          <w:p w14:paraId="74A89A9F" w14:textId="77777777" w:rsidR="00D6527E" w:rsidRPr="00D6527E" w:rsidRDefault="00D6527E" w:rsidP="002C63E2">
            <w:pPr>
              <w:jc w:val="center"/>
            </w:pPr>
            <w:r w:rsidRPr="00D6527E">
              <w:t>0</w:t>
            </w:r>
          </w:p>
        </w:tc>
      </w:tr>
      <w:tr w:rsidR="00D6527E" w14:paraId="5C2E3715" w14:textId="77777777" w:rsidTr="002C63E2">
        <w:trPr>
          <w:jc w:val="center"/>
        </w:trPr>
        <w:tc>
          <w:tcPr>
            <w:tcW w:w="0" w:type="auto"/>
            <w:tcBorders>
              <w:right w:val="nil"/>
            </w:tcBorders>
          </w:tcPr>
          <w:p w14:paraId="631D72C2" w14:textId="77777777" w:rsidR="00D6527E" w:rsidRDefault="00D6527E" w:rsidP="002C63E2">
            <w:pPr>
              <w:jc w:val="center"/>
            </w:pPr>
            <w:r>
              <w:t>1</w:t>
            </w:r>
          </w:p>
        </w:tc>
        <w:tc>
          <w:tcPr>
            <w:tcW w:w="0" w:type="auto"/>
            <w:tcBorders>
              <w:right w:val="nil"/>
            </w:tcBorders>
          </w:tcPr>
          <w:p w14:paraId="7BC8764F" w14:textId="77777777" w:rsidR="00D6527E" w:rsidRDefault="00D6527E" w:rsidP="002C63E2">
            <w:pPr>
              <w:jc w:val="center"/>
            </w:pPr>
            <w:r>
              <w:t>0</w:t>
            </w:r>
          </w:p>
        </w:tc>
        <w:tc>
          <w:tcPr>
            <w:tcW w:w="0" w:type="auto"/>
            <w:tcBorders>
              <w:left w:val="double" w:sz="4" w:space="0" w:color="auto"/>
            </w:tcBorders>
          </w:tcPr>
          <w:p w14:paraId="546FB2E1" w14:textId="77777777" w:rsidR="00D6527E" w:rsidRPr="00D6527E" w:rsidRDefault="00D6527E" w:rsidP="002C63E2">
            <w:pPr>
              <w:jc w:val="center"/>
            </w:pPr>
            <w:r w:rsidRPr="00D6527E">
              <w:t>1</w:t>
            </w:r>
          </w:p>
        </w:tc>
      </w:tr>
      <w:tr w:rsidR="00D6527E" w14:paraId="0ADBE443" w14:textId="77777777" w:rsidTr="002C63E2">
        <w:trPr>
          <w:jc w:val="center"/>
        </w:trPr>
        <w:tc>
          <w:tcPr>
            <w:tcW w:w="0" w:type="auto"/>
            <w:tcBorders>
              <w:right w:val="nil"/>
            </w:tcBorders>
          </w:tcPr>
          <w:p w14:paraId="7403F632" w14:textId="77777777" w:rsidR="00D6527E" w:rsidRDefault="00D6527E" w:rsidP="002C63E2">
            <w:pPr>
              <w:jc w:val="center"/>
            </w:pPr>
            <w:r>
              <w:t>1</w:t>
            </w:r>
          </w:p>
        </w:tc>
        <w:tc>
          <w:tcPr>
            <w:tcW w:w="0" w:type="auto"/>
            <w:tcBorders>
              <w:right w:val="nil"/>
            </w:tcBorders>
          </w:tcPr>
          <w:p w14:paraId="5708C6A3" w14:textId="77777777" w:rsidR="00D6527E" w:rsidRDefault="00D6527E" w:rsidP="002C63E2">
            <w:pPr>
              <w:jc w:val="center"/>
            </w:pPr>
            <w:r>
              <w:t>1</w:t>
            </w:r>
          </w:p>
        </w:tc>
        <w:tc>
          <w:tcPr>
            <w:tcW w:w="0" w:type="auto"/>
            <w:tcBorders>
              <w:left w:val="double" w:sz="4" w:space="0" w:color="auto"/>
            </w:tcBorders>
          </w:tcPr>
          <w:p w14:paraId="06B93967" w14:textId="77777777" w:rsidR="00D6527E" w:rsidRPr="00D6527E" w:rsidRDefault="00D6527E" w:rsidP="002C63E2">
            <w:pPr>
              <w:jc w:val="center"/>
            </w:pPr>
            <w:r w:rsidRPr="00D6527E">
              <w:t>0</w:t>
            </w:r>
          </w:p>
        </w:tc>
      </w:tr>
    </w:tbl>
    <w:p w14:paraId="30D08887" w14:textId="77777777" w:rsidR="00D6527E" w:rsidRPr="00D6527E" w:rsidRDefault="00D6527E" w:rsidP="00D6527E">
      <w:pPr>
        <w:jc w:val="center"/>
        <w:rPr>
          <w:rFonts w:ascii="Consolas" w:hAnsi="Consolas" w:cs="Consolas"/>
        </w:rPr>
      </w:pPr>
    </w:p>
    <w:p w14:paraId="4B1260A2" w14:textId="77777777" w:rsidR="00D6527E" w:rsidRDefault="00D6527E">
      <w:r>
        <w:t>Voor de GE-operator is dit (met A&gt;=B):</w:t>
      </w:r>
    </w:p>
    <w:p w14:paraId="1B120C88" w14:textId="77777777" w:rsidR="00D6527E" w:rsidRDefault="00D6527E" w:rsidP="00D6527E">
      <w:pPr>
        <w:jc w:val="center"/>
        <w:rPr>
          <w:rFonts w:ascii="Consolas" w:hAnsi="Consolas" w:cs="Consolas"/>
        </w:rPr>
      </w:pPr>
      <w:r>
        <w:rPr>
          <w:rFonts w:ascii="Consolas" w:hAnsi="Consolas" w:cs="Consolas"/>
        </w:rPr>
        <w:t>A +</w:t>
      </w:r>
      <w:r w:rsidRPr="00D6527E">
        <w:rPr>
          <w:rFonts w:ascii="Consolas" w:hAnsi="Consolas" w:cs="Consolas"/>
        </w:rPr>
        <w:t xml:space="preserve"> ~B </w:t>
      </w:r>
    </w:p>
    <w:p w14:paraId="1E77838B" w14:textId="63EC169C" w:rsidR="00D6527E" w:rsidRDefault="00D6527E" w:rsidP="00D6527E">
      <w:pPr>
        <w:pStyle w:val="Bijschrift"/>
        <w:keepNext/>
        <w:jc w:val="center"/>
      </w:pPr>
      <w:r>
        <w:t xml:space="preserve">Tabel </w:t>
      </w:r>
      <w:r w:rsidR="00135CF1">
        <w:fldChar w:fldCharType="begin"/>
      </w:r>
      <w:r w:rsidR="00135CF1">
        <w:instrText xml:space="preserve"> SEQ Tabel \* ARABIC </w:instrText>
      </w:r>
      <w:r w:rsidR="00135CF1">
        <w:fldChar w:fldCharType="separate"/>
      </w:r>
      <w:r w:rsidR="00C26B2F">
        <w:rPr>
          <w:noProof/>
        </w:rPr>
        <w:t>9</w:t>
      </w:r>
      <w:r w:rsidR="00135CF1">
        <w:rPr>
          <w:noProof/>
        </w:rPr>
        <w:fldChar w:fldCharType="end"/>
      </w:r>
      <w:r>
        <w:t>: de G</w:t>
      </w:r>
      <w:r w:rsidR="00282EC8">
        <w:t>E</w:t>
      </w:r>
      <w:r>
        <w:t xml:space="preserve">-operator. </w:t>
      </w:r>
    </w:p>
    <w:tbl>
      <w:tblPr>
        <w:tblStyle w:val="Tabelraster"/>
        <w:tblW w:w="0" w:type="auto"/>
        <w:jc w:val="center"/>
        <w:tblLook w:val="04A0" w:firstRow="1" w:lastRow="0" w:firstColumn="1" w:lastColumn="0" w:noHBand="0" w:noVBand="1"/>
      </w:tblPr>
      <w:tblGrid>
        <w:gridCol w:w="869"/>
        <w:gridCol w:w="862"/>
        <w:gridCol w:w="856"/>
      </w:tblGrid>
      <w:tr w:rsidR="00D6527E" w14:paraId="3DF3E016" w14:textId="77777777" w:rsidTr="002C63E2">
        <w:trPr>
          <w:jc w:val="center"/>
        </w:trPr>
        <w:tc>
          <w:tcPr>
            <w:tcW w:w="0" w:type="auto"/>
            <w:tcBorders>
              <w:bottom w:val="double" w:sz="4" w:space="0" w:color="auto"/>
              <w:right w:val="nil"/>
            </w:tcBorders>
          </w:tcPr>
          <w:p w14:paraId="69FE1F92" w14:textId="77777777" w:rsidR="00D6527E" w:rsidRDefault="00D6527E" w:rsidP="002C63E2">
            <w:r>
              <w:t>Input A</w:t>
            </w:r>
          </w:p>
        </w:tc>
        <w:tc>
          <w:tcPr>
            <w:tcW w:w="0" w:type="auto"/>
            <w:tcBorders>
              <w:bottom w:val="double" w:sz="4" w:space="0" w:color="auto"/>
              <w:right w:val="nil"/>
            </w:tcBorders>
          </w:tcPr>
          <w:p w14:paraId="550E0718" w14:textId="77777777" w:rsidR="00D6527E" w:rsidRDefault="00D6527E" w:rsidP="002C63E2">
            <w:r>
              <w:t>Input B</w:t>
            </w:r>
          </w:p>
        </w:tc>
        <w:tc>
          <w:tcPr>
            <w:tcW w:w="0" w:type="auto"/>
            <w:tcBorders>
              <w:left w:val="double" w:sz="4" w:space="0" w:color="auto"/>
              <w:bottom w:val="double" w:sz="4" w:space="0" w:color="auto"/>
            </w:tcBorders>
          </w:tcPr>
          <w:p w14:paraId="16330282" w14:textId="77777777" w:rsidR="00D6527E" w:rsidRDefault="00D6527E" w:rsidP="002C63E2">
            <w:r>
              <w:t>Output</w:t>
            </w:r>
          </w:p>
        </w:tc>
      </w:tr>
      <w:tr w:rsidR="00D6527E" w14:paraId="2D54F638" w14:textId="77777777" w:rsidTr="002C63E2">
        <w:trPr>
          <w:jc w:val="center"/>
        </w:trPr>
        <w:tc>
          <w:tcPr>
            <w:tcW w:w="0" w:type="auto"/>
            <w:tcBorders>
              <w:top w:val="double" w:sz="4" w:space="0" w:color="auto"/>
              <w:right w:val="nil"/>
            </w:tcBorders>
          </w:tcPr>
          <w:p w14:paraId="4FE881EF" w14:textId="77777777" w:rsidR="00D6527E" w:rsidRDefault="00D6527E" w:rsidP="002C63E2">
            <w:pPr>
              <w:jc w:val="center"/>
            </w:pPr>
            <w:r>
              <w:t>0</w:t>
            </w:r>
          </w:p>
        </w:tc>
        <w:tc>
          <w:tcPr>
            <w:tcW w:w="0" w:type="auto"/>
            <w:tcBorders>
              <w:top w:val="double" w:sz="4" w:space="0" w:color="auto"/>
              <w:right w:val="nil"/>
            </w:tcBorders>
          </w:tcPr>
          <w:p w14:paraId="25CD94C7" w14:textId="77777777" w:rsidR="00D6527E" w:rsidRDefault="00D6527E" w:rsidP="002C63E2">
            <w:pPr>
              <w:jc w:val="center"/>
            </w:pPr>
            <w:r>
              <w:t>0</w:t>
            </w:r>
          </w:p>
        </w:tc>
        <w:tc>
          <w:tcPr>
            <w:tcW w:w="0" w:type="auto"/>
            <w:tcBorders>
              <w:top w:val="double" w:sz="4" w:space="0" w:color="auto"/>
              <w:left w:val="double" w:sz="4" w:space="0" w:color="auto"/>
            </w:tcBorders>
          </w:tcPr>
          <w:p w14:paraId="5AD15FCC" w14:textId="77777777" w:rsidR="00D6527E" w:rsidRPr="00D6527E" w:rsidRDefault="00D6527E" w:rsidP="002C63E2">
            <w:pPr>
              <w:jc w:val="center"/>
            </w:pPr>
            <w:r>
              <w:t>1</w:t>
            </w:r>
          </w:p>
        </w:tc>
      </w:tr>
      <w:tr w:rsidR="00D6527E" w14:paraId="71A0C2F3" w14:textId="77777777" w:rsidTr="002C63E2">
        <w:trPr>
          <w:jc w:val="center"/>
        </w:trPr>
        <w:tc>
          <w:tcPr>
            <w:tcW w:w="0" w:type="auto"/>
            <w:tcBorders>
              <w:right w:val="nil"/>
            </w:tcBorders>
          </w:tcPr>
          <w:p w14:paraId="2F768568" w14:textId="77777777" w:rsidR="00D6527E" w:rsidRDefault="00D6527E" w:rsidP="002C63E2">
            <w:pPr>
              <w:jc w:val="center"/>
            </w:pPr>
            <w:r>
              <w:t>0</w:t>
            </w:r>
          </w:p>
        </w:tc>
        <w:tc>
          <w:tcPr>
            <w:tcW w:w="0" w:type="auto"/>
            <w:tcBorders>
              <w:right w:val="nil"/>
            </w:tcBorders>
          </w:tcPr>
          <w:p w14:paraId="70E8B00F" w14:textId="77777777" w:rsidR="00D6527E" w:rsidRDefault="00D6527E" w:rsidP="002C63E2">
            <w:pPr>
              <w:jc w:val="center"/>
            </w:pPr>
            <w:r>
              <w:t>1</w:t>
            </w:r>
          </w:p>
        </w:tc>
        <w:tc>
          <w:tcPr>
            <w:tcW w:w="0" w:type="auto"/>
            <w:tcBorders>
              <w:left w:val="double" w:sz="4" w:space="0" w:color="auto"/>
            </w:tcBorders>
          </w:tcPr>
          <w:p w14:paraId="29B72204" w14:textId="77777777" w:rsidR="00D6527E" w:rsidRPr="00D6527E" w:rsidRDefault="00D6527E" w:rsidP="002C63E2">
            <w:pPr>
              <w:jc w:val="center"/>
            </w:pPr>
            <w:r w:rsidRPr="00D6527E">
              <w:t>0</w:t>
            </w:r>
          </w:p>
        </w:tc>
      </w:tr>
      <w:tr w:rsidR="00D6527E" w14:paraId="5B60FD28" w14:textId="77777777" w:rsidTr="002C63E2">
        <w:trPr>
          <w:jc w:val="center"/>
        </w:trPr>
        <w:tc>
          <w:tcPr>
            <w:tcW w:w="0" w:type="auto"/>
            <w:tcBorders>
              <w:right w:val="nil"/>
            </w:tcBorders>
          </w:tcPr>
          <w:p w14:paraId="3F63D9C4" w14:textId="77777777" w:rsidR="00D6527E" w:rsidRDefault="00D6527E" w:rsidP="002C63E2">
            <w:pPr>
              <w:jc w:val="center"/>
            </w:pPr>
            <w:r>
              <w:t>1</w:t>
            </w:r>
          </w:p>
        </w:tc>
        <w:tc>
          <w:tcPr>
            <w:tcW w:w="0" w:type="auto"/>
            <w:tcBorders>
              <w:right w:val="nil"/>
            </w:tcBorders>
          </w:tcPr>
          <w:p w14:paraId="74A606D9" w14:textId="77777777" w:rsidR="00D6527E" w:rsidRDefault="00D6527E" w:rsidP="002C63E2">
            <w:pPr>
              <w:jc w:val="center"/>
            </w:pPr>
            <w:r>
              <w:t>0</w:t>
            </w:r>
          </w:p>
        </w:tc>
        <w:tc>
          <w:tcPr>
            <w:tcW w:w="0" w:type="auto"/>
            <w:tcBorders>
              <w:left w:val="double" w:sz="4" w:space="0" w:color="auto"/>
            </w:tcBorders>
          </w:tcPr>
          <w:p w14:paraId="20619A16" w14:textId="77777777" w:rsidR="00D6527E" w:rsidRPr="00D6527E" w:rsidRDefault="00D6527E" w:rsidP="002C63E2">
            <w:pPr>
              <w:jc w:val="center"/>
            </w:pPr>
            <w:r w:rsidRPr="00D6527E">
              <w:t>1</w:t>
            </w:r>
          </w:p>
        </w:tc>
      </w:tr>
      <w:tr w:rsidR="00D6527E" w14:paraId="70A3F73A" w14:textId="77777777" w:rsidTr="002C63E2">
        <w:trPr>
          <w:jc w:val="center"/>
        </w:trPr>
        <w:tc>
          <w:tcPr>
            <w:tcW w:w="0" w:type="auto"/>
            <w:tcBorders>
              <w:right w:val="nil"/>
            </w:tcBorders>
          </w:tcPr>
          <w:p w14:paraId="32DCC618" w14:textId="77777777" w:rsidR="00D6527E" w:rsidRDefault="00D6527E" w:rsidP="002C63E2">
            <w:pPr>
              <w:jc w:val="center"/>
            </w:pPr>
            <w:r>
              <w:t>1</w:t>
            </w:r>
          </w:p>
        </w:tc>
        <w:tc>
          <w:tcPr>
            <w:tcW w:w="0" w:type="auto"/>
            <w:tcBorders>
              <w:right w:val="nil"/>
            </w:tcBorders>
          </w:tcPr>
          <w:p w14:paraId="5AA84309" w14:textId="77777777" w:rsidR="00D6527E" w:rsidRDefault="00D6527E" w:rsidP="002C63E2">
            <w:pPr>
              <w:jc w:val="center"/>
            </w:pPr>
            <w:r>
              <w:t>1</w:t>
            </w:r>
          </w:p>
        </w:tc>
        <w:tc>
          <w:tcPr>
            <w:tcW w:w="0" w:type="auto"/>
            <w:tcBorders>
              <w:left w:val="double" w:sz="4" w:space="0" w:color="auto"/>
            </w:tcBorders>
          </w:tcPr>
          <w:p w14:paraId="04209294" w14:textId="77777777" w:rsidR="00D6527E" w:rsidRPr="00D6527E" w:rsidRDefault="00417182" w:rsidP="002C63E2">
            <w:pPr>
              <w:jc w:val="center"/>
            </w:pPr>
            <w:r>
              <w:t>1</w:t>
            </w:r>
          </w:p>
        </w:tc>
      </w:tr>
    </w:tbl>
    <w:p w14:paraId="5D506680" w14:textId="20682D38" w:rsidR="005921D0" w:rsidRDefault="005921D0"/>
    <w:p w14:paraId="579B716B" w14:textId="71B32AE4" w:rsidR="00877C6C" w:rsidRDefault="005921D0">
      <w:r>
        <w:br w:type="page"/>
      </w:r>
    </w:p>
    <w:p w14:paraId="446E7970" w14:textId="77777777" w:rsidR="00877C6C" w:rsidRDefault="00877C6C" w:rsidP="00877C6C">
      <w:pPr>
        <w:pStyle w:val="Kop2"/>
      </w:pPr>
      <w:commentRangeStart w:id="41"/>
      <w:r>
        <w:lastRenderedPageBreak/>
        <w:t>Vragen en opdrachten</w:t>
      </w:r>
      <w:commentRangeEnd w:id="41"/>
      <w:r>
        <w:rPr>
          <w:rStyle w:val="Verwijzingopmerking"/>
          <w:rFonts w:asciiTheme="minorHAnsi" w:eastAsiaTheme="minorHAnsi" w:hAnsiTheme="minorHAnsi" w:cstheme="minorBidi"/>
          <w:color w:val="auto"/>
        </w:rPr>
        <w:commentReference w:id="41"/>
      </w:r>
    </w:p>
    <w:p w14:paraId="5D359521" w14:textId="77777777" w:rsidR="00877C6C" w:rsidRDefault="00877C6C" w:rsidP="00877C6C">
      <w:pPr>
        <w:pStyle w:val="Lijstalinea"/>
        <w:numPr>
          <w:ilvl w:val="0"/>
          <w:numId w:val="29"/>
        </w:numPr>
      </w:pPr>
      <w:r>
        <w:t>Wat is het verschil tussen de =-operator en de ==-operator</w:t>
      </w:r>
    </w:p>
    <w:p w14:paraId="6BA6EBDA" w14:textId="77777777" w:rsidR="00877C6C" w:rsidRDefault="00877C6C" w:rsidP="00877C6C">
      <w:pPr>
        <w:pStyle w:val="Lijstalinea"/>
        <w:numPr>
          <w:ilvl w:val="0"/>
          <w:numId w:val="29"/>
        </w:numPr>
      </w:pPr>
      <w:r>
        <w:t>Wat is de Matlab operator voor de kleiner-dan-gelijk-aan operatie?</w:t>
      </w:r>
    </w:p>
    <w:p w14:paraId="7DB2F45E" w14:textId="77777777" w:rsidR="00877C6C" w:rsidRDefault="00877C6C" w:rsidP="00877C6C">
      <w:pPr>
        <w:pStyle w:val="Lijstalinea"/>
        <w:numPr>
          <w:ilvl w:val="0"/>
          <w:numId w:val="29"/>
        </w:numPr>
      </w:pPr>
      <w:r>
        <w:t>Wat is het resultaat van deze expressie: 1 &lt;= 0 &amp;&amp; 0 &lt;= 1?</w:t>
      </w:r>
    </w:p>
    <w:p w14:paraId="5555A2D3" w14:textId="77777777" w:rsidR="00877C6C" w:rsidRDefault="00877C6C" w:rsidP="00877C6C">
      <w:pPr>
        <w:pStyle w:val="Lijstalinea"/>
        <w:numPr>
          <w:ilvl w:val="0"/>
          <w:numId w:val="29"/>
        </w:numPr>
      </w:pPr>
      <w:r>
        <w:t>Geef de Matlab code om te onderzoeken of variabele a niet gelijk is aan variabele b</w:t>
      </w:r>
    </w:p>
    <w:p w14:paraId="554B4A4E" w14:textId="77777777" w:rsidR="005921D0" w:rsidRDefault="005921D0"/>
    <w:p w14:paraId="66B053F7" w14:textId="77777777" w:rsidR="00877C6C" w:rsidRDefault="00877C6C" w:rsidP="00877C6C">
      <w:pPr>
        <w:pStyle w:val="Kop2"/>
      </w:pPr>
      <w:r>
        <w:br w:type="page"/>
      </w:r>
      <w:r>
        <w:lastRenderedPageBreak/>
        <w:t>Antwoorden</w:t>
      </w:r>
    </w:p>
    <w:p w14:paraId="15921B0D" w14:textId="77777777" w:rsidR="00877C6C" w:rsidRDefault="00877C6C" w:rsidP="00877C6C">
      <w:pPr>
        <w:pStyle w:val="Lijstalinea"/>
        <w:numPr>
          <w:ilvl w:val="0"/>
          <w:numId w:val="31"/>
        </w:numPr>
        <w:spacing w:line="240" w:lineRule="auto"/>
      </w:pPr>
      <w:r>
        <w:t>De =-operator wordt de toekenningsoperator genoemd. Je kent met deze operator een waarde toe aan een variabele (a=4). De ==-operator is een relationele operator (EQ-operator) en daarmee bekijk je of twee variabele dezelfde inhoud bevatten.</w:t>
      </w:r>
    </w:p>
    <w:p w14:paraId="104C04B5" w14:textId="77777777" w:rsidR="00877C6C" w:rsidRDefault="00877C6C" w:rsidP="00877C6C">
      <w:pPr>
        <w:spacing w:line="240" w:lineRule="auto"/>
      </w:pPr>
    </w:p>
    <w:p w14:paraId="4F5D5F48" w14:textId="77777777" w:rsidR="00877C6C" w:rsidRDefault="00877C6C" w:rsidP="00877C6C">
      <w:pPr>
        <w:pStyle w:val="Lijstalinea"/>
        <w:spacing w:line="240" w:lineRule="auto"/>
        <w:ind w:left="432"/>
      </w:pPr>
    </w:p>
    <w:p w14:paraId="4C1D2A97" w14:textId="77777777" w:rsidR="00877C6C" w:rsidRDefault="00877C6C" w:rsidP="00877C6C">
      <w:pPr>
        <w:pStyle w:val="Lijstalinea"/>
        <w:numPr>
          <w:ilvl w:val="0"/>
          <w:numId w:val="31"/>
        </w:numPr>
        <w:spacing w:line="240" w:lineRule="auto"/>
      </w:pPr>
      <w:r>
        <w:t>&lt;=</w:t>
      </w:r>
    </w:p>
    <w:p w14:paraId="15F7D01B" w14:textId="77777777" w:rsidR="00877C6C" w:rsidRDefault="00877C6C" w:rsidP="00877C6C">
      <w:pPr>
        <w:spacing w:line="240" w:lineRule="auto"/>
      </w:pPr>
    </w:p>
    <w:p w14:paraId="5EF748D7" w14:textId="77777777" w:rsidR="00877C6C" w:rsidRDefault="00877C6C" w:rsidP="00877C6C">
      <w:pPr>
        <w:spacing w:line="240" w:lineRule="auto"/>
      </w:pPr>
    </w:p>
    <w:p w14:paraId="4FB24050" w14:textId="77777777" w:rsidR="00877C6C" w:rsidRDefault="00877C6C" w:rsidP="00877C6C">
      <w:pPr>
        <w:pStyle w:val="Lijstalinea"/>
        <w:numPr>
          <w:ilvl w:val="0"/>
          <w:numId w:val="31"/>
        </w:numPr>
        <w:spacing w:line="240" w:lineRule="auto"/>
      </w:pPr>
      <w:r>
        <w:t>0</w:t>
      </w:r>
    </w:p>
    <w:p w14:paraId="045A1F99" w14:textId="77777777" w:rsidR="00877C6C" w:rsidRDefault="00877C6C" w:rsidP="00877C6C">
      <w:pPr>
        <w:pStyle w:val="Lijstalinea"/>
      </w:pPr>
    </w:p>
    <w:p w14:paraId="107ADE97" w14:textId="77777777" w:rsidR="00877C6C" w:rsidRDefault="00877C6C" w:rsidP="00877C6C">
      <w:pPr>
        <w:spacing w:line="240" w:lineRule="auto"/>
      </w:pPr>
    </w:p>
    <w:p w14:paraId="54BA0E90" w14:textId="77777777" w:rsidR="00877C6C" w:rsidRDefault="00877C6C" w:rsidP="00877C6C">
      <w:pPr>
        <w:pStyle w:val="Lijstalinea"/>
        <w:numPr>
          <w:ilvl w:val="0"/>
          <w:numId w:val="31"/>
        </w:numPr>
        <w:spacing w:line="240" w:lineRule="auto"/>
      </w:pPr>
      <w:r>
        <w:t>a ~= b</w:t>
      </w:r>
    </w:p>
    <w:p w14:paraId="0EF25913" w14:textId="00CD7DA3" w:rsidR="00877C6C" w:rsidRDefault="00877C6C">
      <w:r>
        <w:br w:type="page"/>
      </w:r>
    </w:p>
    <w:p w14:paraId="66598917" w14:textId="77777777" w:rsidR="00877C6C" w:rsidRDefault="00877C6C"/>
    <w:p w14:paraId="70793535" w14:textId="77777777" w:rsidR="00417182" w:rsidRDefault="007E331A" w:rsidP="007E331A">
      <w:pPr>
        <w:pStyle w:val="Kop2"/>
      </w:pPr>
      <w:bookmarkStart w:id="42" w:name="_Toc487553091"/>
      <w:r>
        <w:t>Element-wise logical operatoren</w:t>
      </w:r>
      <w:bookmarkEnd w:id="42"/>
    </w:p>
    <w:p w14:paraId="74FB23FE" w14:textId="2FEED319" w:rsidR="007E331A" w:rsidRDefault="007E331A" w:rsidP="007E331A">
      <w:r>
        <w:t xml:space="preserve">Tot nu toe heb je gewerkt met </w:t>
      </w:r>
      <w:r>
        <w:rPr>
          <w:i/>
        </w:rPr>
        <w:t>Element-wise logical</w:t>
      </w:r>
      <w:r>
        <w:t xml:space="preserve"> operatoren. Dat zijn operatoren die werken op elk element van een vector (zie</w:t>
      </w:r>
      <w:r w:rsidR="00510DFD">
        <w:t xml:space="preserve"> ook</w:t>
      </w:r>
      <w:r w:rsidR="00877C6C">
        <w:t xml:space="preserve"> </w:t>
      </w:r>
      <w:r w:rsidR="00877C6C">
        <w:fldChar w:fldCharType="begin"/>
      </w:r>
      <w:r w:rsidR="00877C6C">
        <w:instrText xml:space="preserve"> REF _Ref496629127 \h </w:instrText>
      </w:r>
      <w:r w:rsidR="00877C6C">
        <w:fldChar w:fldCharType="separate"/>
      </w:r>
      <w:r w:rsidR="00C26B2F">
        <w:t xml:space="preserve">Tabel </w:t>
      </w:r>
      <w:r w:rsidR="00C26B2F">
        <w:rPr>
          <w:noProof/>
        </w:rPr>
        <w:t>10</w:t>
      </w:r>
      <w:r w:rsidR="00877C6C">
        <w:fldChar w:fldCharType="end"/>
      </w:r>
      <w:r>
        <w:t xml:space="preserve">). </w:t>
      </w:r>
      <w:r w:rsidR="008C3BBF">
        <w:t>Dit is e</w:t>
      </w:r>
      <w:r>
        <w:t>chter niet altijd wat we willen</w:t>
      </w:r>
      <w:r w:rsidR="008C3BBF">
        <w:t>,</w:t>
      </w:r>
      <w:r>
        <w:t xml:space="preserve"> </w:t>
      </w:r>
      <w:r w:rsidR="008C3BBF">
        <w:t>v</w:t>
      </w:r>
      <w:r>
        <w:t>ooral niet als we beslissingen maken. Als we beslissingen gaan maken</w:t>
      </w:r>
      <w:r w:rsidR="00510DFD">
        <w:t>,</w:t>
      </w:r>
      <w:r>
        <w:t xml:space="preserve"> moet het resultaat altijd een 1 of een 0 (true of false) zijn. </w:t>
      </w:r>
    </w:p>
    <w:p w14:paraId="61A0BD49" w14:textId="78253714" w:rsidR="007E331A" w:rsidRPr="007E331A" w:rsidRDefault="00510DFD" w:rsidP="007E331A">
      <w:r>
        <w:t xml:space="preserve">Daar zijn </w:t>
      </w:r>
      <w:r w:rsidR="007E331A">
        <w:t xml:space="preserve">de short-circuit operatoren voor bedacht. </w:t>
      </w:r>
      <w:r w:rsidR="00C32918">
        <w:t>Een short-circuit operator ziet er als volgt uit:</w:t>
      </w:r>
    </w:p>
    <w:p w14:paraId="6E8A76A7" w14:textId="77777777" w:rsidR="00C32918" w:rsidRDefault="00C32918" w:rsidP="00C32918">
      <w:pPr>
        <w:pStyle w:val="Bijschrift"/>
        <w:keepNext/>
        <w:jc w:val="center"/>
      </w:pPr>
      <w:bookmarkStart w:id="43" w:name="_Ref496629127"/>
      <w:r>
        <w:t xml:space="preserve">Tabel </w:t>
      </w:r>
      <w:r w:rsidR="00135CF1">
        <w:fldChar w:fldCharType="begin"/>
      </w:r>
      <w:r w:rsidR="00135CF1">
        <w:instrText xml:space="preserve"> SEQ Tabel \* ARABIC </w:instrText>
      </w:r>
      <w:r w:rsidR="00135CF1">
        <w:fldChar w:fldCharType="separate"/>
      </w:r>
      <w:r w:rsidR="00C26B2F">
        <w:rPr>
          <w:noProof/>
        </w:rPr>
        <w:t>10</w:t>
      </w:r>
      <w:r w:rsidR="00135CF1">
        <w:rPr>
          <w:noProof/>
        </w:rPr>
        <w:fldChar w:fldCharType="end"/>
      </w:r>
      <w:bookmarkEnd w:id="43"/>
      <w:r>
        <w:t>: de overige relationele operatoren in relatie tot hun wiskundige symbolen</w:t>
      </w:r>
    </w:p>
    <w:tbl>
      <w:tblPr>
        <w:tblStyle w:val="Tabelraster"/>
        <w:tblW w:w="0" w:type="auto"/>
        <w:jc w:val="center"/>
        <w:tblLook w:val="04A0" w:firstRow="1" w:lastRow="0" w:firstColumn="1" w:lastColumn="0" w:noHBand="0" w:noVBand="1"/>
      </w:tblPr>
      <w:tblGrid>
        <w:gridCol w:w="1883"/>
        <w:gridCol w:w="1731"/>
      </w:tblGrid>
      <w:tr w:rsidR="00C32918" w14:paraId="1EF8E510" w14:textId="77777777" w:rsidTr="00C32918">
        <w:trPr>
          <w:jc w:val="center"/>
        </w:trPr>
        <w:tc>
          <w:tcPr>
            <w:tcW w:w="0" w:type="auto"/>
            <w:tcBorders>
              <w:top w:val="nil"/>
              <w:left w:val="nil"/>
              <w:bottom w:val="single" w:sz="4" w:space="0" w:color="auto"/>
              <w:right w:val="nil"/>
            </w:tcBorders>
          </w:tcPr>
          <w:p w14:paraId="50F6DC67" w14:textId="77777777" w:rsidR="00C32918" w:rsidRPr="00A32631" w:rsidRDefault="00C32918" w:rsidP="00C32918">
            <w:pPr>
              <w:jc w:val="center"/>
              <w:rPr>
                <w:rFonts w:ascii="Calibri" w:eastAsia="Calibri" w:hAnsi="Calibri" w:cs="Times New Roman"/>
                <w:b/>
              </w:rPr>
            </w:pPr>
            <w:r w:rsidRPr="00A32631">
              <w:rPr>
                <w:rFonts w:ascii="Calibri" w:eastAsia="Calibri" w:hAnsi="Calibri" w:cs="Times New Roman"/>
                <w:b/>
              </w:rPr>
              <w:t>Naam</w:t>
            </w:r>
          </w:p>
        </w:tc>
        <w:tc>
          <w:tcPr>
            <w:tcW w:w="0" w:type="auto"/>
            <w:tcBorders>
              <w:top w:val="nil"/>
              <w:left w:val="nil"/>
              <w:bottom w:val="single" w:sz="4" w:space="0" w:color="auto"/>
              <w:right w:val="nil"/>
            </w:tcBorders>
          </w:tcPr>
          <w:p w14:paraId="29723F73" w14:textId="77777777" w:rsidR="00C32918" w:rsidRPr="00A32631" w:rsidRDefault="00C32918" w:rsidP="00C32918">
            <w:pPr>
              <w:jc w:val="center"/>
              <w:rPr>
                <w:b/>
              </w:rPr>
            </w:pPr>
            <w:r w:rsidRPr="00A32631">
              <w:rPr>
                <w:b/>
              </w:rPr>
              <w:t>Matlab operator</w:t>
            </w:r>
          </w:p>
        </w:tc>
      </w:tr>
      <w:tr w:rsidR="00C32918" w14:paraId="68B1C1C3" w14:textId="77777777" w:rsidTr="00C32918">
        <w:trPr>
          <w:jc w:val="center"/>
        </w:trPr>
        <w:tc>
          <w:tcPr>
            <w:tcW w:w="0" w:type="auto"/>
            <w:tcBorders>
              <w:top w:val="single" w:sz="4" w:space="0" w:color="auto"/>
              <w:left w:val="nil"/>
              <w:bottom w:val="single" w:sz="4" w:space="0" w:color="auto"/>
              <w:right w:val="nil"/>
            </w:tcBorders>
          </w:tcPr>
          <w:p w14:paraId="4D7858D3" w14:textId="77777777" w:rsidR="00C32918" w:rsidRPr="00A32631" w:rsidRDefault="00C32918" w:rsidP="00C32918">
            <w:pPr>
              <w:jc w:val="center"/>
              <w:rPr>
                <w:rFonts w:eastAsia="Calibri" w:cstheme="minorHAnsi"/>
              </w:rPr>
            </w:pPr>
            <w:r>
              <w:rPr>
                <w:rFonts w:eastAsia="Calibri" w:cstheme="minorHAnsi"/>
              </w:rPr>
              <w:t>Element-wise AND</w:t>
            </w:r>
          </w:p>
        </w:tc>
        <w:tc>
          <w:tcPr>
            <w:tcW w:w="0" w:type="auto"/>
            <w:tcBorders>
              <w:top w:val="single" w:sz="4" w:space="0" w:color="auto"/>
              <w:left w:val="nil"/>
              <w:bottom w:val="single" w:sz="4" w:space="0" w:color="auto"/>
              <w:right w:val="nil"/>
            </w:tcBorders>
          </w:tcPr>
          <w:p w14:paraId="1CF47178" w14:textId="77777777" w:rsidR="00C32918" w:rsidRPr="00A32631" w:rsidRDefault="00C32918" w:rsidP="00C32918">
            <w:pPr>
              <w:jc w:val="center"/>
              <w:rPr>
                <w:rFonts w:ascii="Consolas" w:hAnsi="Consolas" w:cstheme="minorHAnsi"/>
              </w:rPr>
            </w:pPr>
            <w:r>
              <w:rPr>
                <w:rFonts w:ascii="Consolas" w:hAnsi="Consolas" w:cstheme="minorHAnsi"/>
              </w:rPr>
              <w:t>&amp;</w:t>
            </w:r>
          </w:p>
        </w:tc>
      </w:tr>
      <w:tr w:rsidR="00C32918" w14:paraId="1211C75D" w14:textId="77777777" w:rsidTr="00C32918">
        <w:trPr>
          <w:jc w:val="center"/>
        </w:trPr>
        <w:tc>
          <w:tcPr>
            <w:tcW w:w="0" w:type="auto"/>
            <w:tcBorders>
              <w:top w:val="single" w:sz="4" w:space="0" w:color="auto"/>
              <w:left w:val="nil"/>
              <w:bottom w:val="single" w:sz="4" w:space="0" w:color="auto"/>
              <w:right w:val="nil"/>
            </w:tcBorders>
          </w:tcPr>
          <w:p w14:paraId="06634663" w14:textId="77777777" w:rsidR="00C32918" w:rsidRPr="00A32631" w:rsidRDefault="00C32918" w:rsidP="00C32918">
            <w:pPr>
              <w:jc w:val="center"/>
              <w:rPr>
                <w:rFonts w:eastAsia="Times New Roman" w:cstheme="minorHAnsi"/>
              </w:rPr>
            </w:pPr>
            <w:r>
              <w:rPr>
                <w:rFonts w:eastAsia="Times New Roman" w:cstheme="minorHAnsi"/>
              </w:rPr>
              <w:t>Short-circuit AND</w:t>
            </w:r>
          </w:p>
        </w:tc>
        <w:tc>
          <w:tcPr>
            <w:tcW w:w="0" w:type="auto"/>
            <w:tcBorders>
              <w:top w:val="single" w:sz="4" w:space="0" w:color="auto"/>
              <w:left w:val="nil"/>
              <w:bottom w:val="single" w:sz="4" w:space="0" w:color="auto"/>
              <w:right w:val="nil"/>
            </w:tcBorders>
          </w:tcPr>
          <w:p w14:paraId="298FF0B3" w14:textId="77777777" w:rsidR="00C32918" w:rsidRPr="00A32631" w:rsidRDefault="00C32918" w:rsidP="00C32918">
            <w:pPr>
              <w:jc w:val="center"/>
              <w:rPr>
                <w:rFonts w:ascii="Consolas" w:hAnsi="Consolas" w:cstheme="minorHAnsi"/>
              </w:rPr>
            </w:pPr>
            <w:r>
              <w:rPr>
                <w:rFonts w:ascii="Consolas" w:hAnsi="Consolas" w:cstheme="minorHAnsi"/>
              </w:rPr>
              <w:t>&amp;&amp;</w:t>
            </w:r>
          </w:p>
        </w:tc>
      </w:tr>
      <w:tr w:rsidR="00C32918" w14:paraId="658011BD" w14:textId="77777777" w:rsidTr="00C32918">
        <w:trPr>
          <w:jc w:val="center"/>
        </w:trPr>
        <w:tc>
          <w:tcPr>
            <w:tcW w:w="0" w:type="auto"/>
            <w:tcBorders>
              <w:top w:val="single" w:sz="4" w:space="0" w:color="auto"/>
              <w:left w:val="nil"/>
              <w:bottom w:val="single" w:sz="4" w:space="0" w:color="auto"/>
              <w:right w:val="nil"/>
            </w:tcBorders>
          </w:tcPr>
          <w:p w14:paraId="4F1A0770" w14:textId="77777777" w:rsidR="00C32918" w:rsidRPr="00A32631" w:rsidRDefault="00C32918" w:rsidP="00C32918">
            <w:pPr>
              <w:jc w:val="center"/>
              <w:rPr>
                <w:rFonts w:eastAsia="Times New Roman" w:cstheme="minorHAnsi"/>
              </w:rPr>
            </w:pPr>
            <w:r>
              <w:rPr>
                <w:rFonts w:eastAsia="Times New Roman" w:cstheme="minorHAnsi"/>
              </w:rPr>
              <w:t>Element-wise OR</w:t>
            </w:r>
          </w:p>
        </w:tc>
        <w:tc>
          <w:tcPr>
            <w:tcW w:w="0" w:type="auto"/>
            <w:tcBorders>
              <w:top w:val="single" w:sz="4" w:space="0" w:color="auto"/>
              <w:left w:val="nil"/>
              <w:bottom w:val="single" w:sz="4" w:space="0" w:color="auto"/>
              <w:right w:val="nil"/>
            </w:tcBorders>
          </w:tcPr>
          <w:p w14:paraId="349C268F" w14:textId="77777777" w:rsidR="00C32918" w:rsidRPr="00A32631" w:rsidRDefault="00C32918" w:rsidP="00C32918">
            <w:pPr>
              <w:jc w:val="center"/>
              <w:rPr>
                <w:rFonts w:ascii="Consolas" w:hAnsi="Consolas" w:cstheme="minorHAnsi"/>
              </w:rPr>
            </w:pPr>
            <w:r>
              <w:rPr>
                <w:rFonts w:ascii="Consolas" w:hAnsi="Consolas" w:cstheme="minorHAnsi"/>
              </w:rPr>
              <w:t>|</w:t>
            </w:r>
          </w:p>
        </w:tc>
      </w:tr>
      <w:tr w:rsidR="00C32918" w14:paraId="1E188DAC" w14:textId="77777777" w:rsidTr="00C32918">
        <w:trPr>
          <w:jc w:val="center"/>
        </w:trPr>
        <w:tc>
          <w:tcPr>
            <w:tcW w:w="0" w:type="auto"/>
            <w:tcBorders>
              <w:top w:val="single" w:sz="4" w:space="0" w:color="auto"/>
              <w:left w:val="nil"/>
              <w:bottom w:val="single" w:sz="4" w:space="0" w:color="auto"/>
              <w:right w:val="nil"/>
            </w:tcBorders>
          </w:tcPr>
          <w:p w14:paraId="7D357F09" w14:textId="77777777" w:rsidR="00C32918" w:rsidRPr="00A32631" w:rsidRDefault="00C32918" w:rsidP="00C32918">
            <w:pPr>
              <w:jc w:val="center"/>
              <w:rPr>
                <w:rFonts w:eastAsia="Calibri" w:cstheme="minorHAnsi"/>
              </w:rPr>
            </w:pPr>
            <w:r>
              <w:rPr>
                <w:rFonts w:eastAsia="Calibri" w:cstheme="minorHAnsi"/>
              </w:rPr>
              <w:t>Short-circuit OR</w:t>
            </w:r>
          </w:p>
        </w:tc>
        <w:tc>
          <w:tcPr>
            <w:tcW w:w="0" w:type="auto"/>
            <w:tcBorders>
              <w:top w:val="single" w:sz="4" w:space="0" w:color="auto"/>
              <w:left w:val="nil"/>
              <w:bottom w:val="single" w:sz="4" w:space="0" w:color="auto"/>
              <w:right w:val="nil"/>
            </w:tcBorders>
          </w:tcPr>
          <w:p w14:paraId="08577462" w14:textId="77777777" w:rsidR="00C32918" w:rsidRPr="00A32631" w:rsidRDefault="00C32918" w:rsidP="00C32918">
            <w:pPr>
              <w:jc w:val="center"/>
              <w:rPr>
                <w:rFonts w:ascii="Consolas" w:hAnsi="Consolas" w:cstheme="minorHAnsi"/>
              </w:rPr>
            </w:pPr>
            <w:r>
              <w:rPr>
                <w:rFonts w:ascii="Consolas" w:hAnsi="Consolas" w:cstheme="minorHAnsi"/>
              </w:rPr>
              <w:t>||</w:t>
            </w:r>
          </w:p>
        </w:tc>
      </w:tr>
    </w:tbl>
    <w:p w14:paraId="2EFFD08F" w14:textId="77777777" w:rsidR="00C32918" w:rsidRDefault="00C32918"/>
    <w:p w14:paraId="26F0C5F5" w14:textId="77777777" w:rsidR="00D6527E" w:rsidRDefault="00C32918">
      <w:r>
        <w:t>Een short-circuit operator heeft dus twee</w:t>
      </w:r>
      <w:r w:rsidR="00510DFD">
        <w:t xml:space="preserve"> keer</w:t>
      </w:r>
      <w:r>
        <w:t xml:space="preserve"> het symbool van een </w:t>
      </w:r>
      <w:r w:rsidRPr="00510DFD">
        <w:rPr>
          <w:i/>
        </w:rPr>
        <w:t>element-wise</w:t>
      </w:r>
      <w:r>
        <w:t xml:space="preserve"> operator. </w:t>
      </w:r>
    </w:p>
    <w:p w14:paraId="7DE710D5" w14:textId="77777777" w:rsidR="00C32918" w:rsidRDefault="00C32918">
      <w:r>
        <w:rPr>
          <w:i/>
        </w:rPr>
        <w:t>Maar wat is het verschil in gedrag tussen de twee type operatoren (element-wise vs. Short-circuit)?</w:t>
      </w:r>
    </w:p>
    <w:p w14:paraId="247DAA80" w14:textId="77777777" w:rsidR="00C32918" w:rsidRDefault="00C32918" w:rsidP="00C32918">
      <w:r>
        <w:t xml:space="preserve">Bij een </w:t>
      </w:r>
      <w:r w:rsidRPr="00510DFD">
        <w:rPr>
          <w:i/>
        </w:rPr>
        <w:t>short-circuit</w:t>
      </w:r>
      <w:r>
        <w:t xml:space="preserve"> logische operator is het resultaat altijd </w:t>
      </w:r>
      <w:r w:rsidRPr="0065335F">
        <w:rPr>
          <w:i/>
        </w:rPr>
        <w:t>één resultaat</w:t>
      </w:r>
      <w:r>
        <w:t xml:space="preserve"> met twee mogelijkheden true of false. In tegenstelling tot de </w:t>
      </w:r>
      <w:r w:rsidRPr="0065335F">
        <w:rPr>
          <w:i/>
        </w:rPr>
        <w:t>element-wise</w:t>
      </w:r>
      <w:r>
        <w:t xml:space="preserve"> operator waar het resultaat ook een vector met resultaten kan zijn.</w:t>
      </w:r>
    </w:p>
    <w:p w14:paraId="0402B25E" w14:textId="77777777" w:rsidR="00C32918" w:rsidRDefault="00C32918" w:rsidP="00C32918">
      <w:pPr>
        <w:jc w:val="center"/>
      </w:pPr>
      <w:r>
        <w:rPr>
          <w:noProof/>
          <w:lang w:eastAsia="nl-NL"/>
        </w:rPr>
        <w:drawing>
          <wp:inline distT="0" distB="0" distL="0" distR="0" wp14:anchorId="5499DD80" wp14:editId="2DD34C2C">
            <wp:extent cx="962159" cy="647790"/>
            <wp:effectExtent l="0" t="0" r="9525"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lementWiseVSShortCircuit0.png"/>
                    <pic:cNvPicPr/>
                  </pic:nvPicPr>
                  <pic:blipFill>
                    <a:blip r:embed="rId26">
                      <a:extLst>
                        <a:ext uri="{28A0092B-C50C-407E-A947-70E740481C1C}">
                          <a14:useLocalDpi xmlns:a14="http://schemas.microsoft.com/office/drawing/2010/main" val="0"/>
                        </a:ext>
                      </a:extLst>
                    </a:blip>
                    <a:stretch>
                      <a:fillRect/>
                    </a:stretch>
                  </pic:blipFill>
                  <pic:spPr>
                    <a:xfrm>
                      <a:off x="0" y="0"/>
                      <a:ext cx="962159" cy="647790"/>
                    </a:xfrm>
                    <a:prstGeom prst="rect">
                      <a:avLst/>
                    </a:prstGeom>
                  </pic:spPr>
                </pic:pic>
              </a:graphicData>
            </a:graphic>
          </wp:inline>
        </w:drawing>
      </w:r>
    </w:p>
    <w:p w14:paraId="768166A9" w14:textId="77777777" w:rsidR="00C32918" w:rsidRDefault="00C32918" w:rsidP="00C32918">
      <w:pPr>
        <w:pStyle w:val="Bijschrift"/>
        <w:jc w:val="center"/>
      </w:pPr>
      <w:bookmarkStart w:id="44" w:name="_Ref476923956"/>
      <w:r>
        <w:t xml:space="preserve">Figuur </w:t>
      </w:r>
      <w:r w:rsidR="00135CF1">
        <w:fldChar w:fldCharType="begin"/>
      </w:r>
      <w:r w:rsidR="00135CF1">
        <w:instrText xml:space="preserve"> SEQ Figuur \* ARABIC </w:instrText>
      </w:r>
      <w:r w:rsidR="00135CF1">
        <w:fldChar w:fldCharType="separate"/>
      </w:r>
      <w:r w:rsidR="00C26B2F">
        <w:rPr>
          <w:noProof/>
        </w:rPr>
        <w:t>13</w:t>
      </w:r>
      <w:r w:rsidR="00135CF1">
        <w:rPr>
          <w:noProof/>
        </w:rPr>
        <w:fldChar w:fldCharType="end"/>
      </w:r>
      <w:bookmarkEnd w:id="44"/>
      <w:r>
        <w:t>: De element-wise OR-operator vs. de short-circuit OR-operator. Wat is het verschil in resultaat?</w:t>
      </w:r>
    </w:p>
    <w:p w14:paraId="5D4C492B" w14:textId="77777777" w:rsidR="00C32918" w:rsidRDefault="00C32918">
      <w:r>
        <w:t>Het resultaat van</w:t>
      </w:r>
      <w:r w:rsidR="0065335F">
        <w:t xml:space="preserve"> de code</w:t>
      </w:r>
      <w:r>
        <w:t xml:space="preserve"> </w:t>
      </w:r>
      <w:r>
        <w:fldChar w:fldCharType="begin"/>
      </w:r>
      <w:r>
        <w:instrText xml:space="preserve"> REF _Ref476923956 \h </w:instrText>
      </w:r>
      <w:r>
        <w:fldChar w:fldCharType="separate"/>
      </w:r>
      <w:r w:rsidR="00C26B2F">
        <w:t xml:space="preserve">Figuur </w:t>
      </w:r>
      <w:r w:rsidR="00C26B2F">
        <w:rPr>
          <w:noProof/>
        </w:rPr>
        <w:t>13</w:t>
      </w:r>
      <w:r>
        <w:fldChar w:fldCharType="end"/>
      </w:r>
      <w:r>
        <w:t xml:space="preserve"> is in regel 3 en 4 exact hetzelfde namelijk 1. </w:t>
      </w:r>
      <w:r>
        <w:rPr>
          <w:b/>
        </w:rPr>
        <w:t xml:space="preserve">Test dit zelf uit! </w:t>
      </w:r>
      <w:r>
        <w:t>Dus daar zit het verschil hem niet in. Het verschil wordt pas duidelijk als we met vectoren gaan werken:</w:t>
      </w:r>
    </w:p>
    <w:p w14:paraId="529FE67D" w14:textId="77777777" w:rsidR="00C32918" w:rsidRDefault="00C32918" w:rsidP="00C32918">
      <w:pPr>
        <w:jc w:val="center"/>
      </w:pPr>
      <w:r>
        <w:rPr>
          <w:noProof/>
          <w:lang w:eastAsia="nl-NL"/>
        </w:rPr>
        <w:drawing>
          <wp:inline distT="0" distB="0" distL="0" distR="0" wp14:anchorId="1E1DF134" wp14:editId="7DBB1AB9">
            <wp:extent cx="1228896" cy="514422"/>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lementWiseVSShortCircuit1.png"/>
                    <pic:cNvPicPr/>
                  </pic:nvPicPr>
                  <pic:blipFill>
                    <a:blip r:embed="rId27">
                      <a:extLst>
                        <a:ext uri="{28A0092B-C50C-407E-A947-70E740481C1C}">
                          <a14:useLocalDpi xmlns:a14="http://schemas.microsoft.com/office/drawing/2010/main" val="0"/>
                        </a:ext>
                      </a:extLst>
                    </a:blip>
                    <a:stretch>
                      <a:fillRect/>
                    </a:stretch>
                  </pic:blipFill>
                  <pic:spPr>
                    <a:xfrm>
                      <a:off x="0" y="0"/>
                      <a:ext cx="1228896" cy="514422"/>
                    </a:xfrm>
                    <a:prstGeom prst="rect">
                      <a:avLst/>
                    </a:prstGeom>
                  </pic:spPr>
                </pic:pic>
              </a:graphicData>
            </a:graphic>
          </wp:inline>
        </w:drawing>
      </w:r>
    </w:p>
    <w:p w14:paraId="5B5A2A84" w14:textId="77777777" w:rsidR="005F5B3C" w:rsidRDefault="005F5B3C" w:rsidP="00C32918">
      <w:pPr>
        <w:jc w:val="center"/>
      </w:pPr>
      <w:r>
        <w:rPr>
          <w:noProof/>
          <w:lang w:eastAsia="nl-NL"/>
        </w:rPr>
        <w:drawing>
          <wp:inline distT="0" distB="0" distL="0" distR="0" wp14:anchorId="0DFD2C50" wp14:editId="4499AB57">
            <wp:extent cx="905001" cy="533474"/>
            <wp:effectExtent l="0" t="0" r="9525"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lementWiseVSShortCircuit1Result.png"/>
                    <pic:cNvPicPr/>
                  </pic:nvPicPr>
                  <pic:blipFill>
                    <a:blip r:embed="rId28">
                      <a:extLst>
                        <a:ext uri="{28A0092B-C50C-407E-A947-70E740481C1C}">
                          <a14:useLocalDpi xmlns:a14="http://schemas.microsoft.com/office/drawing/2010/main" val="0"/>
                        </a:ext>
                      </a:extLst>
                    </a:blip>
                    <a:stretch>
                      <a:fillRect/>
                    </a:stretch>
                  </pic:blipFill>
                  <pic:spPr>
                    <a:xfrm>
                      <a:off x="0" y="0"/>
                      <a:ext cx="905001" cy="533474"/>
                    </a:xfrm>
                    <a:prstGeom prst="rect">
                      <a:avLst/>
                    </a:prstGeom>
                  </pic:spPr>
                </pic:pic>
              </a:graphicData>
            </a:graphic>
          </wp:inline>
        </w:drawing>
      </w:r>
    </w:p>
    <w:p w14:paraId="2D1DF361" w14:textId="77777777" w:rsidR="00C32918" w:rsidRPr="005F5B3C" w:rsidRDefault="00C32918" w:rsidP="00C32918">
      <w:pPr>
        <w:pStyle w:val="Bijschrift"/>
        <w:jc w:val="center"/>
      </w:pPr>
      <w:r>
        <w:t xml:space="preserve">Figuur </w:t>
      </w:r>
      <w:r w:rsidR="00135CF1">
        <w:fldChar w:fldCharType="begin"/>
      </w:r>
      <w:r w:rsidR="00135CF1">
        <w:instrText xml:space="preserve"> SEQ Figuur \* ARABIC </w:instrText>
      </w:r>
      <w:r w:rsidR="00135CF1">
        <w:fldChar w:fldCharType="separate"/>
      </w:r>
      <w:r w:rsidR="00C26B2F">
        <w:rPr>
          <w:noProof/>
        </w:rPr>
        <w:t>14</w:t>
      </w:r>
      <w:r w:rsidR="00135CF1">
        <w:rPr>
          <w:noProof/>
        </w:rPr>
        <w:fldChar w:fldCharType="end"/>
      </w:r>
      <w:r>
        <w:t xml:space="preserve">: De element-wise OR-operator vs. de short-circuit OR-operator. </w:t>
      </w:r>
      <w:r w:rsidR="005F5B3C">
        <w:t xml:space="preserve">Bij het werken met element-wise OR-operatoren wordt elk </w:t>
      </w:r>
      <w:r w:rsidR="005F5B3C">
        <w:rPr>
          <w:u w:val="single"/>
        </w:rPr>
        <w:t>element</w:t>
      </w:r>
      <w:r w:rsidR="005F5B3C">
        <w:t xml:space="preserve"> met een OR operator bewerkt.</w:t>
      </w:r>
    </w:p>
    <w:p w14:paraId="710E9984" w14:textId="77777777" w:rsidR="005F5B3C" w:rsidRDefault="005F5B3C" w:rsidP="005F5B3C">
      <w:pPr>
        <w:jc w:val="center"/>
      </w:pPr>
      <w:r>
        <w:rPr>
          <w:noProof/>
          <w:lang w:eastAsia="nl-NL"/>
        </w:rPr>
        <w:drawing>
          <wp:inline distT="0" distB="0" distL="0" distR="0" wp14:anchorId="564EFDDF" wp14:editId="2F6E48FA">
            <wp:extent cx="1219370" cy="466790"/>
            <wp:effectExtent l="0" t="0" r="0" b="952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lementWiseVSShortCircuit2.png"/>
                    <pic:cNvPicPr/>
                  </pic:nvPicPr>
                  <pic:blipFill>
                    <a:blip r:embed="rId29">
                      <a:extLst>
                        <a:ext uri="{28A0092B-C50C-407E-A947-70E740481C1C}">
                          <a14:useLocalDpi xmlns:a14="http://schemas.microsoft.com/office/drawing/2010/main" val="0"/>
                        </a:ext>
                      </a:extLst>
                    </a:blip>
                    <a:stretch>
                      <a:fillRect/>
                    </a:stretch>
                  </pic:blipFill>
                  <pic:spPr>
                    <a:xfrm>
                      <a:off x="0" y="0"/>
                      <a:ext cx="1219370" cy="466790"/>
                    </a:xfrm>
                    <a:prstGeom prst="rect">
                      <a:avLst/>
                    </a:prstGeom>
                  </pic:spPr>
                </pic:pic>
              </a:graphicData>
            </a:graphic>
          </wp:inline>
        </w:drawing>
      </w:r>
    </w:p>
    <w:p w14:paraId="58244F84" w14:textId="77777777" w:rsidR="005F5B3C" w:rsidRDefault="005F5B3C" w:rsidP="005F5B3C">
      <w:pPr>
        <w:jc w:val="center"/>
      </w:pPr>
      <w:r>
        <w:rPr>
          <w:noProof/>
          <w:lang w:eastAsia="nl-NL"/>
        </w:rPr>
        <w:drawing>
          <wp:inline distT="0" distB="0" distL="0" distR="0" wp14:anchorId="34F2670D" wp14:editId="52683B75">
            <wp:extent cx="5439534" cy="666843"/>
            <wp:effectExtent l="0" t="0" r="889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lementWiseVSShortCircuit2Result.png"/>
                    <pic:cNvPicPr/>
                  </pic:nvPicPr>
                  <pic:blipFill>
                    <a:blip r:embed="rId30">
                      <a:extLst>
                        <a:ext uri="{28A0092B-C50C-407E-A947-70E740481C1C}">
                          <a14:useLocalDpi xmlns:a14="http://schemas.microsoft.com/office/drawing/2010/main" val="0"/>
                        </a:ext>
                      </a:extLst>
                    </a:blip>
                    <a:stretch>
                      <a:fillRect/>
                    </a:stretch>
                  </pic:blipFill>
                  <pic:spPr>
                    <a:xfrm>
                      <a:off x="0" y="0"/>
                      <a:ext cx="5439534" cy="666843"/>
                    </a:xfrm>
                    <a:prstGeom prst="rect">
                      <a:avLst/>
                    </a:prstGeom>
                  </pic:spPr>
                </pic:pic>
              </a:graphicData>
            </a:graphic>
          </wp:inline>
        </w:drawing>
      </w:r>
    </w:p>
    <w:p w14:paraId="040B70D2" w14:textId="77777777" w:rsidR="005F5B3C" w:rsidRPr="005F5B3C" w:rsidRDefault="005F5B3C" w:rsidP="005F5B3C">
      <w:pPr>
        <w:pStyle w:val="Bijschrift"/>
        <w:jc w:val="center"/>
      </w:pPr>
      <w:r>
        <w:lastRenderedPageBreak/>
        <w:t xml:space="preserve">Figuur </w:t>
      </w:r>
      <w:r w:rsidR="00135CF1">
        <w:fldChar w:fldCharType="begin"/>
      </w:r>
      <w:r w:rsidR="00135CF1">
        <w:instrText xml:space="preserve"> SEQ Figuur \* ARABIC </w:instrText>
      </w:r>
      <w:r w:rsidR="00135CF1">
        <w:fldChar w:fldCharType="separate"/>
      </w:r>
      <w:r w:rsidR="00C26B2F">
        <w:rPr>
          <w:noProof/>
        </w:rPr>
        <w:t>15</w:t>
      </w:r>
      <w:r w:rsidR="00135CF1">
        <w:rPr>
          <w:noProof/>
        </w:rPr>
        <w:fldChar w:fldCharType="end"/>
      </w:r>
      <w:r>
        <w:t>: De short-circuit versie van de OR-operator geeft een fout melding omdat deze niet met vectoren werkt.</w:t>
      </w:r>
    </w:p>
    <w:p w14:paraId="45F3D10D" w14:textId="77777777" w:rsidR="00C32918" w:rsidRDefault="005F5B3C" w:rsidP="005F5B3C">
      <w:pPr>
        <w:pStyle w:val="Kop3"/>
      </w:pPr>
      <w:bookmarkStart w:id="45" w:name="_Toc487553092"/>
      <w:r>
        <w:t>Met welk type operator moet worden gewerkt?</w:t>
      </w:r>
      <w:bookmarkEnd w:id="45"/>
    </w:p>
    <w:p w14:paraId="35A7B25F" w14:textId="77777777" w:rsidR="005F5B3C" w:rsidRDefault="005F5B3C" w:rsidP="005F5B3C">
      <w:r>
        <w:t xml:space="preserve">Dat hangt af van de situatie. In de praktijk wordt de </w:t>
      </w:r>
      <w:r w:rsidRPr="0065335F">
        <w:rPr>
          <w:i/>
        </w:rPr>
        <w:t>element-wise</w:t>
      </w:r>
      <w:r w:rsidR="0065335F">
        <w:t xml:space="preserve"> operator zelden tot nooit gebruikt voor herhalingen en beslissingen</w:t>
      </w:r>
      <w:r>
        <w:t>. De short-circuit operator is veel handiger. Echter kun je in het geval van het testen van een logische situaties (lees: als er geen vectoren in het spel zijn) ook een element-wise operator gebruiken.</w:t>
      </w:r>
    </w:p>
    <w:p w14:paraId="7D72A765" w14:textId="77777777" w:rsidR="005F5B3C" w:rsidRDefault="005F5B3C" w:rsidP="005F5B3C">
      <w:r>
        <w:t>Het is ons advies</w:t>
      </w:r>
      <w:r w:rsidR="00E13882">
        <w:rPr>
          <w:rStyle w:val="Voetnootmarkering"/>
        </w:rPr>
        <w:footnoteReference w:id="6"/>
      </w:r>
      <w:r>
        <w:t xml:space="preserve"> altijd een short-circuit operator (dus een || of een &amp;&amp;) te gebruiken. De reden hiervoor wordt in de volgende paragraaf uitgewerkt</w:t>
      </w:r>
    </w:p>
    <w:p w14:paraId="328CD96F" w14:textId="77777777" w:rsidR="005F5B3C" w:rsidRDefault="005F5B3C" w:rsidP="005F5B3C">
      <w:pPr>
        <w:pStyle w:val="Kop3"/>
      </w:pPr>
      <w:bookmarkStart w:id="46" w:name="_Toc487553093"/>
      <w:r>
        <w:t>Een ander effect van de short-circuit operator</w:t>
      </w:r>
      <w:bookmarkEnd w:id="46"/>
    </w:p>
    <w:p w14:paraId="607E4805" w14:textId="1A0C7AE2" w:rsidR="009E10C0" w:rsidRPr="005921D0" w:rsidRDefault="00E34A58" w:rsidP="009E10C0">
      <w:pPr>
        <w:rPr>
          <w:i/>
          <w:color w:val="FF0000"/>
        </w:rPr>
      </w:pPr>
      <w:r w:rsidRPr="005921D0">
        <w:rPr>
          <w:b/>
          <w:i/>
          <w:color w:val="FF0000"/>
          <w:u w:color="FF0000"/>
        </w:rPr>
        <w:t xml:space="preserve">Deze </w:t>
      </w:r>
      <w:r w:rsidR="005921D0">
        <w:rPr>
          <w:b/>
          <w:i/>
          <w:color w:val="FF0000"/>
          <w:u w:color="FF0000"/>
        </w:rPr>
        <w:t>sub</w:t>
      </w:r>
      <w:r w:rsidRPr="005921D0">
        <w:rPr>
          <w:b/>
          <w:i/>
          <w:color w:val="FF0000"/>
          <w:u w:color="FF0000"/>
        </w:rPr>
        <w:t>paragraaf bevat extra informatie en mag worden overgeslagen.</w:t>
      </w:r>
    </w:p>
    <w:p w14:paraId="679DD9B5" w14:textId="77777777" w:rsidR="005F5B3C" w:rsidRDefault="005F5B3C" w:rsidP="005F5B3C">
      <w:r>
        <w:t>Een ander effect van de short-circuit operator hangt direct samen met de naam van de dit type operator (</w:t>
      </w:r>
      <w:r>
        <w:rPr>
          <w:i/>
        </w:rPr>
        <w:t>short-circuit</w:t>
      </w:r>
      <w:r>
        <w:t xml:space="preserve">). </w:t>
      </w:r>
    </w:p>
    <w:p w14:paraId="2DB5D231" w14:textId="77777777" w:rsidR="005F5B3C" w:rsidRPr="005F5B3C" w:rsidRDefault="005F5B3C" w:rsidP="005F5B3C">
      <w:pPr>
        <w:rPr>
          <w:i/>
        </w:rPr>
      </w:pPr>
      <w:r w:rsidRPr="005F5B3C">
        <w:rPr>
          <w:i/>
        </w:rPr>
        <w:t>Waarom deze naam?</w:t>
      </w:r>
    </w:p>
    <w:p w14:paraId="334D68AF" w14:textId="77777777" w:rsidR="00C32918" w:rsidRDefault="005F5B3C">
      <w:r>
        <w:t>Deze naam komt af van het gedrag van een short-circuit operator. Dat betekent het volgende: als het resultaat van een operand van een short-circuit het eindresultaat vastlegt hoeft de laatste operand niet nogmaals te worden getest. Een voorbeeld zal helpen:</w:t>
      </w:r>
    </w:p>
    <w:p w14:paraId="3BB5D4F8" w14:textId="77777777" w:rsidR="005F5B3C" w:rsidRDefault="009E10C0" w:rsidP="005F5B3C">
      <w:pPr>
        <w:jc w:val="center"/>
      </w:pPr>
      <w:r>
        <w:rPr>
          <w:noProof/>
          <w:lang w:eastAsia="nl-NL"/>
        </w:rPr>
        <w:drawing>
          <wp:inline distT="0" distB="0" distL="0" distR="0" wp14:anchorId="03BDDA43" wp14:editId="256AFF41">
            <wp:extent cx="2143424" cy="800212"/>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hortCircuitExample0.png"/>
                    <pic:cNvPicPr/>
                  </pic:nvPicPr>
                  <pic:blipFill>
                    <a:blip r:embed="rId31">
                      <a:extLst>
                        <a:ext uri="{28A0092B-C50C-407E-A947-70E740481C1C}">
                          <a14:useLocalDpi xmlns:a14="http://schemas.microsoft.com/office/drawing/2010/main" val="0"/>
                        </a:ext>
                      </a:extLst>
                    </a:blip>
                    <a:stretch>
                      <a:fillRect/>
                    </a:stretch>
                  </pic:blipFill>
                  <pic:spPr>
                    <a:xfrm>
                      <a:off x="0" y="0"/>
                      <a:ext cx="2143424" cy="800212"/>
                    </a:xfrm>
                    <a:prstGeom prst="rect">
                      <a:avLst/>
                    </a:prstGeom>
                  </pic:spPr>
                </pic:pic>
              </a:graphicData>
            </a:graphic>
          </wp:inline>
        </w:drawing>
      </w:r>
    </w:p>
    <w:p w14:paraId="49B80E4D" w14:textId="77777777" w:rsidR="005F5B3C" w:rsidRDefault="005F5B3C" w:rsidP="005F5B3C">
      <w:pPr>
        <w:pStyle w:val="Bijschrift"/>
        <w:jc w:val="center"/>
      </w:pPr>
      <w:bookmarkStart w:id="47" w:name="_Ref476924766"/>
      <w:r>
        <w:t xml:space="preserve">Figuur </w:t>
      </w:r>
      <w:r w:rsidR="00135CF1">
        <w:fldChar w:fldCharType="begin"/>
      </w:r>
      <w:r w:rsidR="00135CF1">
        <w:instrText xml:space="preserve"> SEQ Figuur \* ARABIC </w:instrText>
      </w:r>
      <w:r w:rsidR="00135CF1">
        <w:fldChar w:fldCharType="separate"/>
      </w:r>
      <w:r w:rsidR="00C26B2F">
        <w:rPr>
          <w:noProof/>
        </w:rPr>
        <w:t>16</w:t>
      </w:r>
      <w:r w:rsidR="00135CF1">
        <w:rPr>
          <w:noProof/>
        </w:rPr>
        <w:fldChar w:fldCharType="end"/>
      </w:r>
      <w:bookmarkEnd w:id="47"/>
      <w:r>
        <w:t xml:space="preserve">: </w:t>
      </w:r>
      <w:r w:rsidR="009E10C0">
        <w:t>het resultaat van de expressie in regel 5 wordt opgeslagen in variabele E.</w:t>
      </w:r>
    </w:p>
    <w:p w14:paraId="35098281" w14:textId="77777777" w:rsidR="009E10C0" w:rsidRDefault="009E10C0" w:rsidP="009E10C0">
      <w:r>
        <w:t xml:space="preserve">Tot zover heeft het voorbeeld in </w:t>
      </w:r>
      <w:r>
        <w:fldChar w:fldCharType="begin"/>
      </w:r>
      <w:r>
        <w:instrText xml:space="preserve"> REF _Ref476924766 \h </w:instrText>
      </w:r>
      <w:r>
        <w:fldChar w:fldCharType="separate"/>
      </w:r>
      <w:r w:rsidR="00C26B2F">
        <w:t xml:space="preserve">Figuur </w:t>
      </w:r>
      <w:r w:rsidR="00C26B2F">
        <w:rPr>
          <w:noProof/>
        </w:rPr>
        <w:t>16</w:t>
      </w:r>
      <w:r>
        <w:fldChar w:fldCharType="end"/>
      </w:r>
      <w:r>
        <w:t xml:space="preserve"> nog niet geholpen. Extra uitleg is nodig. Het eerste deel van de expressie in regel 5 (namelijk (A || B)) wordt als eerste getest. Het resultaat is natuurlijk ‘1’. Omdat in regel 5 enkel short-circuit operatoren worden gebruikt is het eindresultaat nu bekend. Immers als 1 wordt geOR-ed met een 0 of 1 is de output 1. Het resultaat wat in variabele E komt te staan is dus bekend. </w:t>
      </w:r>
    </w:p>
    <w:p w14:paraId="48E0633B" w14:textId="77777777" w:rsidR="009E10C0" w:rsidRDefault="009E10C0" w:rsidP="009E10C0">
      <w:r>
        <w:t xml:space="preserve">Short-circuit slaat op het feit dat als het antwoord bekend is de rest van de expressie niet opnieuw getest hoeft te worden. Het voorbeeld in </w:t>
      </w:r>
      <w:r>
        <w:fldChar w:fldCharType="begin"/>
      </w:r>
      <w:r>
        <w:instrText xml:space="preserve"> REF _Ref476925098 \h </w:instrText>
      </w:r>
      <w:r>
        <w:fldChar w:fldCharType="separate"/>
      </w:r>
      <w:r w:rsidR="00C26B2F">
        <w:t xml:space="preserve">Figuur </w:t>
      </w:r>
      <w:r w:rsidR="00C26B2F">
        <w:rPr>
          <w:noProof/>
        </w:rPr>
        <w:t>17</w:t>
      </w:r>
      <w:r>
        <w:fldChar w:fldCharType="end"/>
      </w:r>
      <w:r>
        <w:t xml:space="preserve"> geeft de andere mogelijkheid weer. De expressie (A || B) is nu nul. We weten dat als A = 0 en B is 1 of 0 dan is de output altijd 0. </w:t>
      </w:r>
    </w:p>
    <w:p w14:paraId="634BBC80" w14:textId="77777777" w:rsidR="009E10C0" w:rsidRDefault="009E10C0" w:rsidP="009E10C0">
      <w:r>
        <w:t>In dit geval hoeft (C &amp;&amp; D) dus niet meer te worden getest. Immers (A || B) is nul en het eindresultaat is dus ook nul.</w:t>
      </w:r>
    </w:p>
    <w:p w14:paraId="6B8B742E" w14:textId="77777777" w:rsidR="009E10C0" w:rsidRDefault="009E10C0" w:rsidP="009E10C0">
      <w:pPr>
        <w:jc w:val="center"/>
      </w:pPr>
      <w:r>
        <w:rPr>
          <w:noProof/>
          <w:lang w:eastAsia="nl-NL"/>
        </w:rPr>
        <w:drawing>
          <wp:inline distT="0" distB="0" distL="0" distR="0" wp14:anchorId="14CF1BF6" wp14:editId="68705A72">
            <wp:extent cx="2200582" cy="781159"/>
            <wp:effectExtent l="0" t="0" r="9525"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hortCircuitExample1.png"/>
                    <pic:cNvPicPr/>
                  </pic:nvPicPr>
                  <pic:blipFill>
                    <a:blip r:embed="rId32">
                      <a:extLst>
                        <a:ext uri="{28A0092B-C50C-407E-A947-70E740481C1C}">
                          <a14:useLocalDpi xmlns:a14="http://schemas.microsoft.com/office/drawing/2010/main" val="0"/>
                        </a:ext>
                      </a:extLst>
                    </a:blip>
                    <a:stretch>
                      <a:fillRect/>
                    </a:stretch>
                  </pic:blipFill>
                  <pic:spPr>
                    <a:xfrm>
                      <a:off x="0" y="0"/>
                      <a:ext cx="2200582" cy="781159"/>
                    </a:xfrm>
                    <a:prstGeom prst="rect">
                      <a:avLst/>
                    </a:prstGeom>
                  </pic:spPr>
                </pic:pic>
              </a:graphicData>
            </a:graphic>
          </wp:inline>
        </w:drawing>
      </w:r>
    </w:p>
    <w:p w14:paraId="5FF50850" w14:textId="77777777" w:rsidR="009E10C0" w:rsidRDefault="009E10C0" w:rsidP="009E10C0">
      <w:pPr>
        <w:pStyle w:val="Bijschrift"/>
        <w:jc w:val="center"/>
      </w:pPr>
      <w:bookmarkStart w:id="48" w:name="_Ref476925098"/>
      <w:r>
        <w:t xml:space="preserve">Figuur </w:t>
      </w:r>
      <w:r w:rsidR="00135CF1">
        <w:fldChar w:fldCharType="begin"/>
      </w:r>
      <w:r w:rsidR="00135CF1">
        <w:instrText xml:space="preserve"> SEQ Figuur \* ARABIC </w:instrText>
      </w:r>
      <w:r w:rsidR="00135CF1">
        <w:fldChar w:fldCharType="separate"/>
      </w:r>
      <w:r w:rsidR="00C26B2F">
        <w:rPr>
          <w:noProof/>
        </w:rPr>
        <w:t>17</w:t>
      </w:r>
      <w:r w:rsidR="00135CF1">
        <w:rPr>
          <w:noProof/>
        </w:rPr>
        <w:fldChar w:fldCharType="end"/>
      </w:r>
      <w:bookmarkEnd w:id="48"/>
      <w:r>
        <w:t>: het resultaat van de expressie in regel 5 wordt opgeslagen in variabele E.</w:t>
      </w:r>
    </w:p>
    <w:p w14:paraId="564CCBCA" w14:textId="77777777" w:rsidR="009E10C0" w:rsidRPr="009E10C0" w:rsidRDefault="009E10C0" w:rsidP="009E10C0"/>
    <w:p w14:paraId="5B32DF58" w14:textId="77777777" w:rsidR="005F5B3C" w:rsidRPr="00C32918" w:rsidRDefault="005F5B3C"/>
    <w:p w14:paraId="49AF2070" w14:textId="77777777" w:rsidR="00105037" w:rsidRDefault="00105037" w:rsidP="00105037">
      <w:pPr>
        <w:pStyle w:val="Kop2"/>
      </w:pPr>
      <w:bookmarkStart w:id="49" w:name="_Toc487553094"/>
      <w:r>
        <w:t>Vragen en opdrachten</w:t>
      </w:r>
      <w:bookmarkEnd w:id="49"/>
    </w:p>
    <w:p w14:paraId="7E2D4E20" w14:textId="77777777" w:rsidR="00905034" w:rsidRDefault="00905034" w:rsidP="00877C6C">
      <w:pPr>
        <w:pStyle w:val="Lijstalinea"/>
        <w:numPr>
          <w:ilvl w:val="0"/>
          <w:numId w:val="38"/>
        </w:numPr>
      </w:pPr>
      <w:r>
        <w:t>Wat is het verschil tussen een element-wise operator en een short-circuit operator?</w:t>
      </w:r>
    </w:p>
    <w:p w14:paraId="2B1B20EE" w14:textId="77777777" w:rsidR="00905034" w:rsidRDefault="00905034" w:rsidP="00877C6C">
      <w:pPr>
        <w:pStyle w:val="Lijstalinea"/>
        <w:numPr>
          <w:ilvl w:val="0"/>
          <w:numId w:val="38"/>
        </w:numPr>
      </w:pPr>
      <w:r>
        <w:t>Wat gebeurt er als je met een short-circuit and-operator twee matrices met elkaar vergelijkt?</w:t>
      </w:r>
    </w:p>
    <w:p w14:paraId="4ACB1550" w14:textId="77777777" w:rsidR="00905034" w:rsidRDefault="00905034" w:rsidP="00877C6C">
      <w:pPr>
        <w:pStyle w:val="Lijstalinea"/>
        <w:numPr>
          <w:ilvl w:val="0"/>
          <w:numId w:val="38"/>
        </w:numPr>
      </w:pPr>
      <w:r>
        <w:t>Waarom kun je het beste een short-circuit operator gebruiken voor het maken van beslissingen?</w:t>
      </w:r>
    </w:p>
    <w:p w14:paraId="6BFD8982" w14:textId="77777777" w:rsidR="00C87CB6" w:rsidRDefault="00C87CB6" w:rsidP="00877C6C">
      <w:pPr>
        <w:pStyle w:val="Lijstalinea"/>
        <w:numPr>
          <w:ilvl w:val="0"/>
          <w:numId w:val="38"/>
        </w:numPr>
      </w:pPr>
      <w:r>
        <w:t>Wat is de output van a &amp; b als a = [1 0 1; 0 1 1; 1 1 1] en b = [ 0 1 1; 0 1 1; 0 1 1;]</w:t>
      </w:r>
    </w:p>
    <w:p w14:paraId="06590444" w14:textId="6688E28C" w:rsidR="00282EC8" w:rsidRPr="00282EC8" w:rsidRDefault="00282EC8" w:rsidP="00877C6C">
      <w:pPr>
        <w:pStyle w:val="Lijstalinea"/>
        <w:numPr>
          <w:ilvl w:val="0"/>
          <w:numId w:val="38"/>
        </w:numPr>
      </w:pPr>
      <w:r w:rsidRPr="00282EC8">
        <w:t>Wat is de output van ne(a,b) als a = [5 0 8 4 3 2]; en b = [ 6 8 8 0 3 2]; Werk dit eerst uit op papier! Kijk daarna in Matlab of je uitwerking klopt.</w:t>
      </w:r>
    </w:p>
    <w:p w14:paraId="2BECE094" w14:textId="11DA7A00" w:rsidR="00282EC8" w:rsidRDefault="00282EC8" w:rsidP="00877C6C">
      <w:pPr>
        <w:pStyle w:val="Lijstalinea"/>
        <w:numPr>
          <w:ilvl w:val="0"/>
          <w:numId w:val="38"/>
        </w:numPr>
      </w:pPr>
      <w:r w:rsidRPr="00282EC8">
        <w:t>Als a = [5 0 8 4 3 2]; en b = [ 6 8 8 0 3 2]</w:t>
      </w:r>
      <w:r w:rsidR="00CB20AF">
        <w:t>,</w:t>
      </w:r>
      <w:r w:rsidRPr="00282EC8">
        <w:t xml:space="preserve"> dan geeft a == b meerdere antwoorden terug (Waar/Niet Waar)</w:t>
      </w:r>
      <w:r w:rsidR="00CB20AF">
        <w:t>.</w:t>
      </w:r>
    </w:p>
    <w:p w14:paraId="78912C32" w14:textId="77777777" w:rsidR="006B2C0D" w:rsidRDefault="006B2C0D">
      <w:r>
        <w:br w:type="page"/>
      </w:r>
    </w:p>
    <w:p w14:paraId="7459709F" w14:textId="77777777" w:rsidR="00105037" w:rsidRDefault="00105037" w:rsidP="00105037"/>
    <w:p w14:paraId="26428AB6" w14:textId="77777777" w:rsidR="00105037" w:rsidRDefault="00105037" w:rsidP="00105037">
      <w:pPr>
        <w:pStyle w:val="Kop2"/>
      </w:pPr>
      <w:bookmarkStart w:id="50" w:name="_Toc487553095"/>
      <w:r>
        <w:t>Antwoorden</w:t>
      </w:r>
      <w:bookmarkEnd w:id="50"/>
    </w:p>
    <w:p w14:paraId="2B0F31FC" w14:textId="77777777" w:rsidR="00905034" w:rsidRDefault="00905034" w:rsidP="00877C6C">
      <w:pPr>
        <w:pStyle w:val="Lijstalinea"/>
        <w:numPr>
          <w:ilvl w:val="0"/>
          <w:numId w:val="39"/>
        </w:numPr>
        <w:spacing w:line="240" w:lineRule="auto"/>
      </w:pPr>
      <w:r>
        <w:t>De element-wise operator werkt op elk element van een vector. De short-circuit operator werkt alleen op enkele variabelen.</w:t>
      </w:r>
    </w:p>
    <w:p w14:paraId="00FD49DF" w14:textId="77777777" w:rsidR="00905034" w:rsidRDefault="00905034" w:rsidP="00905034">
      <w:pPr>
        <w:spacing w:line="240" w:lineRule="auto"/>
      </w:pPr>
    </w:p>
    <w:p w14:paraId="1007A1C4" w14:textId="77777777" w:rsidR="00905034" w:rsidRDefault="00905034" w:rsidP="00905034">
      <w:pPr>
        <w:spacing w:line="240" w:lineRule="auto"/>
      </w:pPr>
    </w:p>
    <w:p w14:paraId="0FD5A710" w14:textId="77777777" w:rsidR="00905034" w:rsidRDefault="00905034" w:rsidP="00877C6C">
      <w:pPr>
        <w:pStyle w:val="Lijstalinea"/>
        <w:numPr>
          <w:ilvl w:val="0"/>
          <w:numId w:val="39"/>
        </w:numPr>
        <w:spacing w:line="240" w:lineRule="auto"/>
      </w:pPr>
      <w:r>
        <w:t xml:space="preserve">Dan krijg je een foutmelding: </w:t>
      </w:r>
      <w:r>
        <w:rPr>
          <w:noProof/>
          <w:lang w:eastAsia="nl-NL"/>
        </w:rPr>
        <w:drawing>
          <wp:inline distT="0" distB="0" distL="0" distR="0" wp14:anchorId="394ABC74" wp14:editId="032C7D58">
            <wp:extent cx="4525006" cy="1276528"/>
            <wp:effectExtent l="0" t="0" r="952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ragenHoofdstuk3-ShortcircuitAndOnMatrices.png"/>
                    <pic:cNvPicPr/>
                  </pic:nvPicPr>
                  <pic:blipFill>
                    <a:blip r:embed="rId33">
                      <a:extLst>
                        <a:ext uri="{28A0092B-C50C-407E-A947-70E740481C1C}">
                          <a14:useLocalDpi xmlns:a14="http://schemas.microsoft.com/office/drawing/2010/main" val="0"/>
                        </a:ext>
                      </a:extLst>
                    </a:blip>
                    <a:stretch>
                      <a:fillRect/>
                    </a:stretch>
                  </pic:blipFill>
                  <pic:spPr>
                    <a:xfrm>
                      <a:off x="0" y="0"/>
                      <a:ext cx="4525006" cy="1276528"/>
                    </a:xfrm>
                    <a:prstGeom prst="rect">
                      <a:avLst/>
                    </a:prstGeom>
                  </pic:spPr>
                </pic:pic>
              </a:graphicData>
            </a:graphic>
          </wp:inline>
        </w:drawing>
      </w:r>
      <w:r>
        <w:t xml:space="preserve">Deze foutmelding is helemaal terecht want je gebruikt deze operator als of het een element-wise operator is. </w:t>
      </w:r>
    </w:p>
    <w:p w14:paraId="1276BB0A" w14:textId="77777777" w:rsidR="00905034" w:rsidRDefault="00905034" w:rsidP="00877C6C">
      <w:pPr>
        <w:pStyle w:val="Lijstalinea"/>
        <w:numPr>
          <w:ilvl w:val="0"/>
          <w:numId w:val="39"/>
        </w:numPr>
        <w:spacing w:line="240" w:lineRule="auto"/>
      </w:pPr>
      <w:r>
        <w:t>Als je bijvoorbeeld een element-wise and-operator gebruikt voor het maken van een beslissing dan kun je per ongeluk een matrix of vector gebruiken om een beslissing te maken en dat niet alleen slordig het kan ook tot onbetrouwbaar gedrag leiden. Als het eerste element van de vector namelijk nul is dan wordt de if-loop niet uitgevoerd.</w:t>
      </w:r>
    </w:p>
    <w:p w14:paraId="6FF21C86" w14:textId="77777777" w:rsidR="00C87CB6" w:rsidRDefault="00C87CB6" w:rsidP="00877C6C">
      <w:pPr>
        <w:pStyle w:val="Lijstalinea"/>
        <w:numPr>
          <w:ilvl w:val="0"/>
          <w:numId w:val="39"/>
        </w:numPr>
        <w:spacing w:line="240" w:lineRule="auto"/>
      </w:pPr>
      <w:r>
        <w:t>Deze vraag moet je uit je hoofd kunnen maken:</w:t>
      </w:r>
      <w:r>
        <w:rPr>
          <w:noProof/>
          <w:lang w:eastAsia="nl-NL"/>
        </w:rPr>
        <w:t xml:space="preserve"> 0 0 1; 0 1 1; 0 1 1</w:t>
      </w:r>
    </w:p>
    <w:p w14:paraId="363D377B" w14:textId="79DA5EF1" w:rsidR="00905034" w:rsidRDefault="00282EC8" w:rsidP="00877C6C">
      <w:pPr>
        <w:pStyle w:val="Lijstalinea"/>
        <w:numPr>
          <w:ilvl w:val="0"/>
          <w:numId w:val="39"/>
        </w:numPr>
        <w:spacing w:line="240" w:lineRule="auto"/>
      </w:pPr>
      <w:r w:rsidRPr="00282EC8">
        <w:t>Het antwoord is  1 1 0 1 0 0, weet je nog dat ne voor Not Equal stond, als ze dus niet aan elkaar gelijk zijn is het dus een 1!</w:t>
      </w:r>
    </w:p>
    <w:p w14:paraId="257ACF28" w14:textId="6E5A9B32" w:rsidR="00282EC8" w:rsidRDefault="00282EC8" w:rsidP="00877C6C">
      <w:pPr>
        <w:pStyle w:val="Lijstalinea"/>
        <w:numPr>
          <w:ilvl w:val="0"/>
          <w:numId w:val="39"/>
        </w:numPr>
        <w:spacing w:line="240" w:lineRule="auto"/>
      </w:pPr>
      <w:r>
        <w:t>Dit antwoord is waar. Er wordt hier gevraagd of de elementen gelijk zijn aan elkaar niet, er wordt niet gebruikt gemaakt van een short circuit maar van de EQ operator. Het antwoord wat terug wordt gegeven in matlab is 0 0 1 0 1 1</w:t>
      </w:r>
    </w:p>
    <w:p w14:paraId="3F898820" w14:textId="77777777" w:rsidR="00282EC8" w:rsidRPr="00105037" w:rsidRDefault="00282EC8" w:rsidP="00282EC8">
      <w:pPr>
        <w:pStyle w:val="Lijstalinea"/>
        <w:spacing w:line="240" w:lineRule="auto"/>
        <w:ind w:left="432"/>
      </w:pPr>
    </w:p>
    <w:p w14:paraId="6586300A" w14:textId="77777777" w:rsidR="00E634A5" w:rsidRDefault="00E634A5">
      <w:r>
        <w:br w:type="page"/>
      </w:r>
    </w:p>
    <w:p w14:paraId="67EDDEF9" w14:textId="77777777" w:rsidR="00BA53F6" w:rsidRDefault="00E634A5" w:rsidP="00E634A5">
      <w:pPr>
        <w:pStyle w:val="Kop1"/>
      </w:pPr>
      <w:bookmarkStart w:id="51" w:name="_Toc487553096"/>
      <w:r>
        <w:lastRenderedPageBreak/>
        <w:t>Het maken van beslissingen</w:t>
      </w:r>
      <w:bookmarkEnd w:id="51"/>
    </w:p>
    <w:p w14:paraId="2B8FF384" w14:textId="77777777" w:rsidR="00417182" w:rsidRDefault="00417182" w:rsidP="00417182">
      <w:pPr>
        <w:rPr>
          <w:i/>
        </w:rPr>
      </w:pPr>
      <w:r>
        <w:t>Hoe ben jij hier gekomen? Door te beslissen dat jij verder wilde lezen. Zonder dat je het door hebt</w:t>
      </w:r>
      <w:r w:rsidR="002C63E2">
        <w:t>,</w:t>
      </w:r>
      <w:r>
        <w:t xml:space="preserve"> maak je voortdurend beslissingen. Dat gaan we ook doen m.b.v. Matlab. </w:t>
      </w:r>
      <w:r w:rsidRPr="002C63E2">
        <w:rPr>
          <w:i/>
        </w:rPr>
        <w:t>Waarom zou je beslissingen moeten maken m.b.v. Matlab?</w:t>
      </w:r>
    </w:p>
    <w:p w14:paraId="4C7DC87F" w14:textId="77777777" w:rsidR="001A6815" w:rsidRDefault="001A6815" w:rsidP="001A6815">
      <w:pPr>
        <w:keepNext/>
        <w:jc w:val="center"/>
      </w:pPr>
      <w:r>
        <w:rPr>
          <w:noProof/>
          <w:lang w:eastAsia="nl-NL"/>
        </w:rPr>
        <w:drawing>
          <wp:inline distT="0" distB="0" distL="0" distR="0" wp14:anchorId="5CD14C38" wp14:editId="6465E379">
            <wp:extent cx="4254500" cy="2201704"/>
            <wp:effectExtent l="0" t="0" r="0" b="8255"/>
            <wp:docPr id="10" name="Picture 8" descr="Afbeeldingsresultaat voor truck stuck in over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truck stuck in overpas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7841" cy="2203433"/>
                    </a:xfrm>
                    <a:prstGeom prst="rect">
                      <a:avLst/>
                    </a:prstGeom>
                    <a:noFill/>
                    <a:ln>
                      <a:noFill/>
                    </a:ln>
                  </pic:spPr>
                </pic:pic>
              </a:graphicData>
            </a:graphic>
          </wp:inline>
        </w:drawing>
      </w:r>
    </w:p>
    <w:p w14:paraId="10819D29" w14:textId="77777777" w:rsidR="001A6815" w:rsidRDefault="001A6815" w:rsidP="001A6815">
      <w:pPr>
        <w:pStyle w:val="Bijschrift"/>
        <w:jc w:val="center"/>
      </w:pPr>
      <w:r>
        <w:t xml:space="preserve">Figuur </w:t>
      </w:r>
      <w:r w:rsidR="00135CF1">
        <w:fldChar w:fldCharType="begin"/>
      </w:r>
      <w:r w:rsidR="00135CF1">
        <w:instrText xml:space="preserve"> SEQ Figuur \* ARABIC </w:instrText>
      </w:r>
      <w:r w:rsidR="00135CF1">
        <w:fldChar w:fldCharType="separate"/>
      </w:r>
      <w:r w:rsidR="00C26B2F">
        <w:rPr>
          <w:noProof/>
        </w:rPr>
        <w:t>18</w:t>
      </w:r>
      <w:r w:rsidR="00135CF1">
        <w:rPr>
          <w:noProof/>
        </w:rPr>
        <w:fldChar w:fldCharType="end"/>
      </w:r>
      <w:r>
        <w:t xml:space="preserve">: </w:t>
      </w:r>
      <w:r w:rsidR="00135EE6">
        <w:t>als de vrachtwagen groter is dan 11 ft stop!</w:t>
      </w:r>
    </w:p>
    <w:p w14:paraId="5776EC62" w14:textId="12C4D244" w:rsidR="00417182" w:rsidRDefault="00417182" w:rsidP="00417182">
      <w:r>
        <w:t xml:space="preserve">Het zou zo kunnen zijn dat je een bepaald stuk </w:t>
      </w:r>
      <w:r w:rsidR="002C63E2">
        <w:t xml:space="preserve">code </w:t>
      </w:r>
      <w:r w:rsidR="00CB20AF">
        <w:t>in het ene geval wel en in het andere geval niet wil uitvoeren</w:t>
      </w:r>
      <w:r>
        <w:t xml:space="preserve">. Stel </w:t>
      </w:r>
      <w:r w:rsidR="00E13882">
        <w:t xml:space="preserve">je </w:t>
      </w:r>
      <w:r>
        <w:t>voor dat bij het gebruik van de lichaamslengte</w:t>
      </w:r>
      <w:r w:rsidR="00BD2428">
        <w:t xml:space="preserve"> in een programma</w:t>
      </w:r>
      <w:r>
        <w:t xml:space="preserve"> je een stuk code hebt d</w:t>
      </w:r>
      <w:r w:rsidR="00CB20AF">
        <w:t>at</w:t>
      </w:r>
      <w:r>
        <w:t xml:space="preserve"> de lichaamslengte van een proefpersoon nodig heeft. Als de</w:t>
      </w:r>
      <w:r w:rsidR="00CB20AF">
        <w:t>ze</w:t>
      </w:r>
      <w:r>
        <w:t xml:space="preserve"> nog niet </w:t>
      </w:r>
      <w:r w:rsidR="00CB20AF">
        <w:t xml:space="preserve">door de gebruiker van je programma </w:t>
      </w:r>
      <w:r>
        <w:t xml:space="preserve">is </w:t>
      </w:r>
      <w:r w:rsidR="00CB20AF">
        <w:t>in</w:t>
      </w:r>
      <w:r>
        <w:t xml:space="preserve">gevuld (hij is dan nul), kan het programma niet verder werken. Op dat moment zou het handig zijn dat, </w:t>
      </w:r>
      <w:r w:rsidR="00CB20AF">
        <w:t>de</w:t>
      </w:r>
      <w:r>
        <w:t xml:space="preserve"> gebruiker wordt gevraagd om de lichaamslengte</w:t>
      </w:r>
      <w:r w:rsidR="002C63E2">
        <w:t xml:space="preserve"> </w:t>
      </w:r>
      <w:r>
        <w:t>alsnog in te vullen. Het programma (jouw code) heeft dan een beslissing gemaakt.</w:t>
      </w:r>
    </w:p>
    <w:p w14:paraId="0857582D" w14:textId="77777777" w:rsidR="00417182" w:rsidRDefault="00417182" w:rsidP="00417182">
      <w:pPr>
        <w:rPr>
          <w:i/>
        </w:rPr>
      </w:pPr>
      <w:r>
        <w:t>Voorgaande situatie zouden we kunnen samenvatten als:</w:t>
      </w:r>
      <w:r w:rsidRPr="005921D0">
        <w:rPr>
          <w:rStyle w:val="aMatlabChar"/>
        </w:rPr>
        <w:t xml:space="preserve"> </w:t>
      </w:r>
      <w:r w:rsidRPr="005921D0">
        <w:rPr>
          <w:rStyle w:val="aMatlabChar"/>
          <w:i/>
          <w:u w:val="single"/>
        </w:rPr>
        <w:t>als</w:t>
      </w:r>
      <w:r w:rsidRPr="005921D0">
        <w:rPr>
          <w:rStyle w:val="aMatlabChar"/>
        </w:rPr>
        <w:t xml:space="preserve"> de variabele lichaamslengte </w:t>
      </w:r>
      <w:r w:rsidRPr="005921D0">
        <w:rPr>
          <w:rStyle w:val="aMatlabChar"/>
          <w:i/>
        </w:rPr>
        <w:t>gelijk is aan nul</w:t>
      </w:r>
      <w:r w:rsidRPr="005921D0">
        <w:rPr>
          <w:rStyle w:val="aMatlabChar"/>
        </w:rPr>
        <w:t xml:space="preserve">, vraag </w:t>
      </w:r>
      <w:r w:rsidRPr="005921D0">
        <w:rPr>
          <w:rStyle w:val="aMatlabChar"/>
          <w:i/>
          <w:u w:val="single"/>
        </w:rPr>
        <w:t>dan</w:t>
      </w:r>
      <w:r w:rsidRPr="005921D0">
        <w:rPr>
          <w:rStyle w:val="aMatlabChar"/>
        </w:rPr>
        <w:t xml:space="preserve"> de gebruiker om deze variabele een naam te geven. </w:t>
      </w:r>
      <w:r w:rsidRPr="005921D0">
        <w:rPr>
          <w:rStyle w:val="aMatlabChar"/>
          <w:u w:val="single"/>
        </w:rPr>
        <w:t xml:space="preserve">Ga </w:t>
      </w:r>
      <w:r w:rsidRPr="005921D0">
        <w:rPr>
          <w:rStyle w:val="aMatlabChar"/>
          <w:i/>
          <w:u w:val="single"/>
        </w:rPr>
        <w:t>anders</w:t>
      </w:r>
      <w:r w:rsidRPr="005921D0">
        <w:rPr>
          <w:rStyle w:val="aMatlabChar"/>
        </w:rPr>
        <w:t xml:space="preserve"> door met het programma.</w:t>
      </w:r>
    </w:p>
    <w:p w14:paraId="19DE7165" w14:textId="77777777" w:rsidR="00BD2428" w:rsidRPr="00417182" w:rsidRDefault="00BD2428" w:rsidP="00417182">
      <w:pPr>
        <w:rPr>
          <w:i/>
        </w:rPr>
      </w:pPr>
      <w:r>
        <w:rPr>
          <w:i/>
        </w:rPr>
        <w:t>Waar in het voorgaande voorbeeld zit een relationele operator?</w:t>
      </w:r>
    </w:p>
    <w:p w14:paraId="05B0E844" w14:textId="23C337B2" w:rsidR="00417182" w:rsidRPr="00417182" w:rsidRDefault="00AC4875" w:rsidP="00417182">
      <w:r>
        <w:t xml:space="preserve">In het vorige gedeelte </w:t>
      </w:r>
      <w:r w:rsidR="00417182">
        <w:t>zijn de sleutelwoorden tot het maken van een beslissing in Matlab</w:t>
      </w:r>
      <w:r>
        <w:t xml:space="preserve"> onderstreept</w:t>
      </w:r>
      <w:r w:rsidR="00417182">
        <w:t xml:space="preserve">: </w:t>
      </w:r>
      <w:r w:rsidR="00417182">
        <w:rPr>
          <w:i/>
        </w:rPr>
        <w:t>als-dan</w:t>
      </w:r>
      <w:r w:rsidR="00127F5C">
        <w:rPr>
          <w:i/>
        </w:rPr>
        <w:t>.</w:t>
      </w:r>
      <w:r w:rsidR="00417182">
        <w:t xml:space="preserve"> </w:t>
      </w:r>
    </w:p>
    <w:p w14:paraId="6ECB317F" w14:textId="77777777" w:rsidR="00E634A5" w:rsidRDefault="00417182" w:rsidP="00417182">
      <w:pPr>
        <w:pStyle w:val="Kop2"/>
      </w:pPr>
      <w:bookmarkStart w:id="52" w:name="_Toc487553097"/>
      <w:r>
        <w:t>Als-dan (if)</w:t>
      </w:r>
      <w:bookmarkEnd w:id="52"/>
    </w:p>
    <w:p w14:paraId="0436C934" w14:textId="126C4D1C" w:rsidR="00AC3A5A" w:rsidRPr="002C63E2" w:rsidRDefault="002C63E2" w:rsidP="00AC3A5A">
      <w:r>
        <w:t>Om in Matlab beslissingen te maken he</w:t>
      </w:r>
      <w:r w:rsidR="00AC4875">
        <w:t>bben de makers van</w:t>
      </w:r>
      <w:r>
        <w:t xml:space="preserve"> Matlab </w:t>
      </w:r>
      <w:r w:rsidR="00AC4875">
        <w:t>het</w:t>
      </w:r>
      <w:r>
        <w:t xml:space="preserve"> if-statement bedacht, zie </w:t>
      </w:r>
      <w:r w:rsidR="00AC3A5A">
        <w:fldChar w:fldCharType="begin"/>
      </w:r>
      <w:r w:rsidR="00AC3A5A">
        <w:instrText xml:space="preserve"> REF _Ref476920783 \h </w:instrText>
      </w:r>
      <w:r w:rsidR="00AC3A5A">
        <w:fldChar w:fldCharType="separate"/>
      </w:r>
      <w:r w:rsidR="00C26B2F">
        <w:t xml:space="preserve">Figuur </w:t>
      </w:r>
      <w:r w:rsidR="00C26B2F">
        <w:rPr>
          <w:noProof/>
        </w:rPr>
        <w:t>19</w:t>
      </w:r>
      <w:r w:rsidR="00AC3A5A">
        <w:fldChar w:fldCharType="end"/>
      </w:r>
      <w:r w:rsidR="00AC3A5A">
        <w:t>.</w:t>
      </w:r>
    </w:p>
    <w:p w14:paraId="44D1914E" w14:textId="77777777" w:rsidR="002C63E2" w:rsidRDefault="002C63E2" w:rsidP="002C63E2">
      <w:pPr>
        <w:keepNext/>
        <w:jc w:val="center"/>
      </w:pPr>
      <w:r>
        <w:rPr>
          <w:noProof/>
          <w:lang w:eastAsia="nl-NL"/>
        </w:rPr>
        <w:drawing>
          <wp:inline distT="0" distB="0" distL="0" distR="0" wp14:anchorId="33D495B7" wp14:editId="7D805183">
            <wp:extent cx="1367625" cy="395458"/>
            <wp:effectExtent l="0" t="0" r="4445" b="508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fExample0.PNG"/>
                    <pic:cNvPicPr/>
                  </pic:nvPicPr>
                  <pic:blipFill>
                    <a:blip r:embed="rId35">
                      <a:extLst>
                        <a:ext uri="{28A0092B-C50C-407E-A947-70E740481C1C}">
                          <a14:useLocalDpi xmlns:a14="http://schemas.microsoft.com/office/drawing/2010/main" val="0"/>
                        </a:ext>
                      </a:extLst>
                    </a:blip>
                    <a:stretch>
                      <a:fillRect/>
                    </a:stretch>
                  </pic:blipFill>
                  <pic:spPr>
                    <a:xfrm>
                      <a:off x="0" y="0"/>
                      <a:ext cx="1382912" cy="399878"/>
                    </a:xfrm>
                    <a:prstGeom prst="rect">
                      <a:avLst/>
                    </a:prstGeom>
                  </pic:spPr>
                </pic:pic>
              </a:graphicData>
            </a:graphic>
          </wp:inline>
        </w:drawing>
      </w:r>
    </w:p>
    <w:p w14:paraId="36C026C4" w14:textId="77777777" w:rsidR="002C63E2" w:rsidRDefault="002C63E2" w:rsidP="002C63E2">
      <w:pPr>
        <w:pStyle w:val="Bijschrift"/>
        <w:ind w:left="720"/>
        <w:jc w:val="center"/>
      </w:pPr>
      <w:bookmarkStart w:id="53" w:name="_Ref476920783"/>
      <w:r>
        <w:t xml:space="preserve">Figuur </w:t>
      </w:r>
      <w:r w:rsidR="00135CF1">
        <w:fldChar w:fldCharType="begin"/>
      </w:r>
      <w:r w:rsidR="00135CF1">
        <w:instrText xml:space="preserve"> SEQ Figuur \* ARABIC </w:instrText>
      </w:r>
      <w:r w:rsidR="00135CF1">
        <w:fldChar w:fldCharType="separate"/>
      </w:r>
      <w:r w:rsidR="00C26B2F">
        <w:rPr>
          <w:noProof/>
        </w:rPr>
        <w:t>19</w:t>
      </w:r>
      <w:r w:rsidR="00135CF1">
        <w:rPr>
          <w:noProof/>
        </w:rPr>
        <w:fldChar w:fldCharType="end"/>
      </w:r>
      <w:bookmarkEnd w:id="53"/>
      <w:r>
        <w:t>: Voorbeeld van de opzet van een if-statement</w:t>
      </w:r>
      <w:r w:rsidR="00127F5C">
        <w:t xml:space="preserve">, </w:t>
      </w:r>
      <w:r w:rsidR="00B475B7">
        <w:t>voorbeeld code (t.b.v. de uitleg).</w:t>
      </w:r>
    </w:p>
    <w:p w14:paraId="049C0759" w14:textId="5FD6DC40" w:rsidR="00417182" w:rsidRDefault="00AC3A5A" w:rsidP="00417182">
      <w:r>
        <w:t xml:space="preserve">Op de plek waar het woord </w:t>
      </w:r>
      <w:r>
        <w:rPr>
          <w:i/>
        </w:rPr>
        <w:t>beslissing</w:t>
      </w:r>
      <w:r>
        <w:t xml:space="preserve"> staat moet een beslissing worden gemaakt. </w:t>
      </w:r>
      <w:r w:rsidR="00AC4875">
        <w:t>Het</w:t>
      </w:r>
      <w:r>
        <w:t xml:space="preserve"> if-statement begint met het woordje if gevolgd door een </w:t>
      </w:r>
      <w:r>
        <w:rPr>
          <w:i/>
        </w:rPr>
        <w:t>logische-expressie</w:t>
      </w:r>
      <w:r>
        <w:t xml:space="preserve"> die wordt getest. Inmiddels weet je dat je daar </w:t>
      </w:r>
      <w:r w:rsidRPr="00AC3A5A">
        <w:rPr>
          <w:i/>
        </w:rPr>
        <w:t>logische</w:t>
      </w:r>
      <w:r>
        <w:t xml:space="preserve"> en </w:t>
      </w:r>
      <w:r w:rsidRPr="00AC3A5A">
        <w:rPr>
          <w:i/>
        </w:rPr>
        <w:t>relationele operatoren</w:t>
      </w:r>
      <w:r>
        <w:t xml:space="preserve"> voor kunt gebruiken.</w:t>
      </w:r>
    </w:p>
    <w:p w14:paraId="70D28226" w14:textId="74993E5A" w:rsidR="00127F5C" w:rsidRDefault="00AC4875" w:rsidP="00417182">
      <w:r>
        <w:t>Het</w:t>
      </w:r>
      <w:r w:rsidR="00127F5C">
        <w:t xml:space="preserve"> if-statement wordt beëindigd met het woordje: </w:t>
      </w:r>
      <w:r w:rsidR="00127F5C">
        <w:rPr>
          <w:i/>
        </w:rPr>
        <w:t>end</w:t>
      </w:r>
      <w:r w:rsidR="00127F5C">
        <w:t xml:space="preserve">. Tussen de </w:t>
      </w:r>
      <w:r w:rsidR="00127F5C" w:rsidRPr="00D7525A">
        <w:rPr>
          <w:i/>
        </w:rPr>
        <w:t>beslissing</w:t>
      </w:r>
      <w:r w:rsidR="00127F5C">
        <w:t xml:space="preserve"> en </w:t>
      </w:r>
      <w:r w:rsidR="00127F5C">
        <w:rPr>
          <w:i/>
        </w:rPr>
        <w:t>end</w:t>
      </w:r>
      <w:r w:rsidR="00127F5C">
        <w:t xml:space="preserve"> kan een </w:t>
      </w:r>
      <w:r>
        <w:t>programmeur</w:t>
      </w:r>
      <w:r w:rsidR="00127F5C">
        <w:t xml:space="preserve">, jij dus, code zetten die moet worden uitgevoerd (zie </w:t>
      </w:r>
      <w:r w:rsidR="00127F5C">
        <w:fldChar w:fldCharType="begin"/>
      </w:r>
      <w:r w:rsidR="00127F5C">
        <w:instrText xml:space="preserve"> REF _Ref476921043 \h </w:instrText>
      </w:r>
      <w:r w:rsidR="00127F5C">
        <w:fldChar w:fldCharType="separate"/>
      </w:r>
      <w:r w:rsidR="00C26B2F">
        <w:t xml:space="preserve">Figuur </w:t>
      </w:r>
      <w:r w:rsidR="00C26B2F">
        <w:rPr>
          <w:noProof/>
        </w:rPr>
        <w:t>20</w:t>
      </w:r>
      <w:r w:rsidR="00127F5C">
        <w:fldChar w:fldCharType="end"/>
      </w:r>
      <w:r w:rsidR="00127F5C">
        <w:t>).</w:t>
      </w:r>
    </w:p>
    <w:p w14:paraId="42BE13C7" w14:textId="77777777" w:rsidR="00AC4875" w:rsidRDefault="00AC4875" w:rsidP="00417182"/>
    <w:p w14:paraId="56D7DB12" w14:textId="09FB1FF6" w:rsidR="00127F5C" w:rsidRDefault="008B3DDD" w:rsidP="00127F5C">
      <w:pPr>
        <w:keepNext/>
        <w:jc w:val="center"/>
      </w:pPr>
      <w:r w:rsidRPr="008B3DDD">
        <w:rPr>
          <w:noProof/>
          <w:lang w:eastAsia="nl-NL"/>
        </w:rPr>
        <w:lastRenderedPageBreak/>
        <w:drawing>
          <wp:inline distT="0" distB="0" distL="0" distR="0" wp14:anchorId="0205E322" wp14:editId="36E73CC2">
            <wp:extent cx="2114845" cy="1057423"/>
            <wp:effectExtent l="0" t="0" r="0"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14845" cy="1057423"/>
                    </a:xfrm>
                    <a:prstGeom prst="rect">
                      <a:avLst/>
                    </a:prstGeom>
                  </pic:spPr>
                </pic:pic>
              </a:graphicData>
            </a:graphic>
          </wp:inline>
        </w:drawing>
      </w:r>
    </w:p>
    <w:p w14:paraId="31FC37B4" w14:textId="77777777" w:rsidR="00127F5C" w:rsidRDefault="00127F5C" w:rsidP="00127F5C">
      <w:pPr>
        <w:pStyle w:val="Bijschrift"/>
        <w:ind w:left="720"/>
        <w:jc w:val="center"/>
      </w:pPr>
      <w:bookmarkStart w:id="54" w:name="_Ref476921043"/>
      <w:r>
        <w:t xml:space="preserve">Figuur </w:t>
      </w:r>
      <w:r w:rsidR="00135CF1">
        <w:fldChar w:fldCharType="begin"/>
      </w:r>
      <w:r w:rsidR="00135CF1">
        <w:instrText xml:space="preserve"> SEQ Figuur \* ARABIC </w:instrText>
      </w:r>
      <w:r w:rsidR="00135CF1">
        <w:fldChar w:fldCharType="separate"/>
      </w:r>
      <w:r w:rsidR="00C26B2F">
        <w:rPr>
          <w:noProof/>
        </w:rPr>
        <w:t>20</w:t>
      </w:r>
      <w:r w:rsidR="00135CF1">
        <w:rPr>
          <w:noProof/>
        </w:rPr>
        <w:fldChar w:fldCharType="end"/>
      </w:r>
      <w:bookmarkEnd w:id="54"/>
      <w:r>
        <w:t xml:space="preserve">: Voorbeeld van de opzet van een if-statement </w:t>
      </w:r>
      <w:r w:rsidR="00B475B7">
        <w:t>volledig werkend.</w:t>
      </w:r>
    </w:p>
    <w:p w14:paraId="33F1B907" w14:textId="6012BB2A" w:rsidR="00127F5C" w:rsidRDefault="00127F5C" w:rsidP="00127F5C">
      <w:pPr>
        <w:pStyle w:val="Kop3"/>
      </w:pPr>
      <w:bookmarkStart w:id="55" w:name="_Toc487553098"/>
      <w:r>
        <w:t xml:space="preserve">Wanneer wordt </w:t>
      </w:r>
      <w:r w:rsidR="00AC4875">
        <w:t>het</w:t>
      </w:r>
      <w:r>
        <w:t xml:space="preserve"> if-statement uitgevoerd?</w:t>
      </w:r>
      <w:bookmarkEnd w:id="55"/>
    </w:p>
    <w:p w14:paraId="5B5403B4" w14:textId="49A31F30" w:rsidR="00127F5C" w:rsidRDefault="00AC4875" w:rsidP="00127F5C">
      <w:r>
        <w:t>Het</w:t>
      </w:r>
      <w:r w:rsidR="00127F5C">
        <w:t xml:space="preserve"> if-statement wordt niet zomaar uitgevoerd. De logische-expressie (</w:t>
      </w:r>
      <w:r w:rsidR="00127F5C">
        <w:rPr>
          <w:i/>
        </w:rPr>
        <w:t xml:space="preserve">beslissing) </w:t>
      </w:r>
      <w:r w:rsidR="00127F5C">
        <w:t>moet eerst worden getest</w:t>
      </w:r>
      <w:r w:rsidR="0028740D">
        <w:t xml:space="preserve"> en waar blijken</w:t>
      </w:r>
      <w:r w:rsidR="00127F5C">
        <w:t xml:space="preserve">. </w:t>
      </w:r>
    </w:p>
    <w:p w14:paraId="411EF924" w14:textId="77777777" w:rsidR="00127F5C" w:rsidRDefault="00127F5C" w:rsidP="00127F5C">
      <w:pPr>
        <w:rPr>
          <w:i/>
        </w:rPr>
      </w:pPr>
      <w:r w:rsidRPr="00127F5C">
        <w:rPr>
          <w:i/>
        </w:rPr>
        <w:t>Hoe doen we dat?</w:t>
      </w:r>
    </w:p>
    <w:p w14:paraId="25B93F1B" w14:textId="49120152" w:rsidR="00D7525A" w:rsidRDefault="00127F5C" w:rsidP="00127F5C">
      <w:r>
        <w:t>Met behulp van log</w:t>
      </w:r>
      <w:r w:rsidR="005921D0">
        <w:t>ische en relationele operatoren!</w:t>
      </w:r>
      <w:r>
        <w:t xml:space="preserve"> We weten inmiddels dat het resultaat van een dergelijke operatie altijd een nul of een één als resultaat hebben (respectiev</w:t>
      </w:r>
      <w:r w:rsidR="00095A40">
        <w:t xml:space="preserve">elijk een false of een true). </w:t>
      </w:r>
    </w:p>
    <w:tbl>
      <w:tblPr>
        <w:tblStyle w:val="Tabelraster"/>
        <w:tblW w:w="0" w:type="auto"/>
        <w:shd w:val="clear" w:color="auto" w:fill="D9D9D9" w:themeFill="background1" w:themeFillShade="D9"/>
        <w:tblLook w:val="04A0" w:firstRow="1" w:lastRow="0" w:firstColumn="1" w:lastColumn="0" w:noHBand="0" w:noVBand="1"/>
      </w:tblPr>
      <w:tblGrid>
        <w:gridCol w:w="9062"/>
      </w:tblGrid>
      <w:tr w:rsidR="00095A40" w14:paraId="3A57F31A" w14:textId="77777777" w:rsidTr="00095A40">
        <w:tc>
          <w:tcPr>
            <w:tcW w:w="9062" w:type="dxa"/>
            <w:shd w:val="clear" w:color="auto" w:fill="D9D9D9" w:themeFill="background1" w:themeFillShade="D9"/>
          </w:tcPr>
          <w:p w14:paraId="5531B2B3" w14:textId="77777777" w:rsidR="00095A40" w:rsidRDefault="00095A40" w:rsidP="00095A40">
            <w:pPr>
              <w:rPr>
                <w:i/>
              </w:rPr>
            </w:pPr>
          </w:p>
          <w:p w14:paraId="490CD575" w14:textId="52C98619" w:rsidR="00095A40" w:rsidRDefault="00095A40" w:rsidP="00095A40">
            <w:pPr>
              <w:rPr>
                <w:i/>
              </w:rPr>
            </w:pPr>
            <w:r>
              <w:rPr>
                <w:i/>
              </w:rPr>
              <w:t xml:space="preserve">Wanneer wordt </w:t>
            </w:r>
            <w:r w:rsidR="0028740D">
              <w:rPr>
                <w:i/>
              </w:rPr>
              <w:t>het</w:t>
            </w:r>
            <w:r>
              <w:rPr>
                <w:i/>
              </w:rPr>
              <w:t xml:space="preserve"> if-statement uitgevoerd?</w:t>
            </w:r>
          </w:p>
          <w:p w14:paraId="38AD4580" w14:textId="77777777" w:rsidR="00095A40" w:rsidRDefault="00095A40" w:rsidP="00095A40">
            <w:pPr>
              <w:rPr>
                <w:i/>
              </w:rPr>
            </w:pPr>
          </w:p>
          <w:p w14:paraId="0BF51BA1" w14:textId="77777777" w:rsidR="00095A40" w:rsidRDefault="00095A40" w:rsidP="00095A40">
            <w:r>
              <w:t xml:space="preserve">Antwoord: als de logische-expressie </w:t>
            </w:r>
            <w:r w:rsidRPr="00127F5C">
              <w:rPr>
                <w:b/>
                <w:i/>
                <w:u w:val="single"/>
              </w:rPr>
              <w:t>true</w:t>
            </w:r>
            <w:r>
              <w:t xml:space="preserve"> is.</w:t>
            </w:r>
          </w:p>
          <w:p w14:paraId="5D845FB1" w14:textId="5CFDB427" w:rsidR="00095A40" w:rsidRDefault="00095A40" w:rsidP="00095A40"/>
        </w:tc>
      </w:tr>
    </w:tbl>
    <w:p w14:paraId="61A52D14" w14:textId="77777777" w:rsidR="00095A40" w:rsidRDefault="00095A40" w:rsidP="00417182">
      <w:pPr>
        <w:rPr>
          <w:i/>
        </w:rPr>
      </w:pPr>
    </w:p>
    <w:p w14:paraId="4EB6B05F" w14:textId="77777777" w:rsidR="00127F5C" w:rsidRDefault="00127F5C" w:rsidP="00417182">
      <w:pPr>
        <w:rPr>
          <w:i/>
        </w:rPr>
      </w:pPr>
      <w:r>
        <w:rPr>
          <w:i/>
        </w:rPr>
        <w:t xml:space="preserve">Wat is het resultaat van de bewerking </w:t>
      </w:r>
      <w:r w:rsidRPr="00127F5C">
        <w:rPr>
          <w:i/>
        </w:rPr>
        <w:t xml:space="preserve">in </w:t>
      </w:r>
      <w:r w:rsidRPr="00127F5C">
        <w:rPr>
          <w:i/>
        </w:rPr>
        <w:fldChar w:fldCharType="begin"/>
      </w:r>
      <w:r w:rsidRPr="00127F5C">
        <w:rPr>
          <w:i/>
        </w:rPr>
        <w:instrText xml:space="preserve"> REF _Ref476921043 \h  \* MERGEFORMAT </w:instrText>
      </w:r>
      <w:r w:rsidRPr="00127F5C">
        <w:rPr>
          <w:i/>
        </w:rPr>
      </w:r>
      <w:r w:rsidRPr="00127F5C">
        <w:rPr>
          <w:i/>
        </w:rPr>
        <w:fldChar w:fldCharType="separate"/>
      </w:r>
      <w:r w:rsidR="00C26B2F" w:rsidRPr="00C26B2F">
        <w:rPr>
          <w:i/>
        </w:rPr>
        <w:t xml:space="preserve">Figuur </w:t>
      </w:r>
      <w:r w:rsidR="00C26B2F" w:rsidRPr="00C26B2F">
        <w:rPr>
          <w:i/>
          <w:noProof/>
        </w:rPr>
        <w:t>20</w:t>
      </w:r>
      <w:r w:rsidRPr="00127F5C">
        <w:rPr>
          <w:i/>
        </w:rPr>
        <w:fldChar w:fldCharType="end"/>
      </w:r>
      <w:r w:rsidRPr="00127F5C">
        <w:rPr>
          <w:i/>
        </w:rPr>
        <w:t>?</w:t>
      </w:r>
      <w:r>
        <w:rPr>
          <w:rStyle w:val="Voetnootmarkering"/>
          <w:i/>
        </w:rPr>
        <w:footnoteReference w:id="7"/>
      </w:r>
    </w:p>
    <w:p w14:paraId="519903E1" w14:textId="6898AE14" w:rsidR="00127F5C" w:rsidRPr="00127F5C" w:rsidRDefault="00127F5C" w:rsidP="00417182">
      <w:r>
        <w:t>Nu is het zo dat als de logische</w:t>
      </w:r>
      <w:r w:rsidR="0028740D">
        <w:t xml:space="preserve"> </w:t>
      </w:r>
      <w:r>
        <w:t xml:space="preserve">expressie in </w:t>
      </w:r>
      <w:r>
        <w:fldChar w:fldCharType="begin"/>
      </w:r>
      <w:r>
        <w:instrText xml:space="preserve"> REF _Ref476921043 \h </w:instrText>
      </w:r>
      <w:r>
        <w:fldChar w:fldCharType="separate"/>
      </w:r>
      <w:r w:rsidR="00C26B2F">
        <w:t xml:space="preserve">Figuur </w:t>
      </w:r>
      <w:r w:rsidR="00C26B2F">
        <w:rPr>
          <w:noProof/>
        </w:rPr>
        <w:t>20</w:t>
      </w:r>
      <w:r>
        <w:fldChar w:fldCharType="end"/>
      </w:r>
      <w:r>
        <w:t xml:space="preserve"> </w:t>
      </w:r>
      <w:r w:rsidR="008B3DDD">
        <w:rPr>
          <w:b/>
          <w:i/>
          <w:u w:val="single"/>
        </w:rPr>
        <w:t>true</w:t>
      </w:r>
      <w:r>
        <w:t xml:space="preserve"> is</w:t>
      </w:r>
      <w:r w:rsidR="0028740D">
        <w:t>,</w:t>
      </w:r>
      <w:r>
        <w:t xml:space="preserve"> de code in </w:t>
      </w:r>
      <w:r w:rsidR="0028740D">
        <w:t>het</w:t>
      </w:r>
      <w:r>
        <w:t xml:space="preserve"> if-statement wordt </w:t>
      </w:r>
      <w:r w:rsidR="008B3DDD">
        <w:t xml:space="preserve">dus </w:t>
      </w:r>
      <w:r>
        <w:t xml:space="preserve">uitgevoerd. </w:t>
      </w:r>
      <w:r w:rsidR="008B3DDD">
        <w:t>In de praktijk willen we ook vaak iets uitvoeren als de logische expressie false is. De makers van Matlab hebben hier een aanvulling op het if-statement voor bedacht.</w:t>
      </w:r>
    </w:p>
    <w:p w14:paraId="7636A0A2" w14:textId="77777777" w:rsidR="00417182" w:rsidRDefault="00417182" w:rsidP="00417182">
      <w:pPr>
        <w:pStyle w:val="Kop2"/>
      </w:pPr>
      <w:bookmarkStart w:id="56" w:name="_Toc487553099"/>
      <w:r>
        <w:t>Als-dan-anders (if-else)</w:t>
      </w:r>
      <w:bookmarkEnd w:id="56"/>
    </w:p>
    <w:p w14:paraId="28BD5526" w14:textId="445B1FBD" w:rsidR="00127F5C" w:rsidRPr="00127F5C" w:rsidRDefault="00127F5C" w:rsidP="00127F5C">
      <w:r>
        <w:t>Als de logische-expressie false is</w:t>
      </w:r>
      <w:r w:rsidR="00B475B7">
        <w:t xml:space="preserve"> en we willen een stuk code uitvoeren</w:t>
      </w:r>
      <w:r>
        <w:t xml:space="preserve"> dan kan met de aanvulling in </w:t>
      </w:r>
      <w:r w:rsidR="00B475B7">
        <w:fldChar w:fldCharType="begin"/>
      </w:r>
      <w:r w:rsidR="00B475B7">
        <w:instrText xml:space="preserve"> REF _Ref476921681 \h </w:instrText>
      </w:r>
      <w:r w:rsidR="00B475B7">
        <w:fldChar w:fldCharType="separate"/>
      </w:r>
      <w:r w:rsidR="00C26B2F">
        <w:t xml:space="preserve">Figuur </w:t>
      </w:r>
      <w:r w:rsidR="00C26B2F">
        <w:rPr>
          <w:noProof/>
        </w:rPr>
        <w:t>21</w:t>
      </w:r>
      <w:r w:rsidR="00B475B7">
        <w:fldChar w:fldCharType="end"/>
      </w:r>
      <w:r w:rsidR="00B475B7">
        <w:t xml:space="preserve"> ook deze situatie worden uitgevoerd.</w:t>
      </w:r>
    </w:p>
    <w:p w14:paraId="027854AC" w14:textId="77777777" w:rsidR="00B475B7" w:rsidRDefault="00B475B7" w:rsidP="00B475B7">
      <w:pPr>
        <w:keepNext/>
        <w:jc w:val="center"/>
      </w:pPr>
      <w:r>
        <w:rPr>
          <w:noProof/>
          <w:lang w:eastAsia="nl-NL"/>
        </w:rPr>
        <w:drawing>
          <wp:inline distT="0" distB="0" distL="0" distR="0" wp14:anchorId="5B410511" wp14:editId="686C4028">
            <wp:extent cx="895475" cy="1124107"/>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fElseExample0.PNG"/>
                    <pic:cNvPicPr/>
                  </pic:nvPicPr>
                  <pic:blipFill>
                    <a:blip r:embed="rId37">
                      <a:extLst>
                        <a:ext uri="{28A0092B-C50C-407E-A947-70E740481C1C}">
                          <a14:useLocalDpi xmlns:a14="http://schemas.microsoft.com/office/drawing/2010/main" val="0"/>
                        </a:ext>
                      </a:extLst>
                    </a:blip>
                    <a:stretch>
                      <a:fillRect/>
                    </a:stretch>
                  </pic:blipFill>
                  <pic:spPr>
                    <a:xfrm>
                      <a:off x="0" y="0"/>
                      <a:ext cx="895475" cy="1124107"/>
                    </a:xfrm>
                    <a:prstGeom prst="rect">
                      <a:avLst/>
                    </a:prstGeom>
                  </pic:spPr>
                </pic:pic>
              </a:graphicData>
            </a:graphic>
          </wp:inline>
        </w:drawing>
      </w:r>
    </w:p>
    <w:p w14:paraId="5D54F0FF" w14:textId="77777777" w:rsidR="00B475B7" w:rsidRDefault="00B475B7" w:rsidP="00B475B7">
      <w:pPr>
        <w:pStyle w:val="Bijschrift"/>
        <w:ind w:left="720"/>
        <w:jc w:val="center"/>
      </w:pPr>
      <w:bookmarkStart w:id="57" w:name="_Ref476921681"/>
      <w:r>
        <w:t xml:space="preserve">Figuur </w:t>
      </w:r>
      <w:r w:rsidR="00135CF1">
        <w:fldChar w:fldCharType="begin"/>
      </w:r>
      <w:r w:rsidR="00135CF1">
        <w:instrText xml:space="preserve"> SEQ Figuur \* ARABIC </w:instrText>
      </w:r>
      <w:r w:rsidR="00135CF1">
        <w:fldChar w:fldCharType="separate"/>
      </w:r>
      <w:r w:rsidR="00C26B2F">
        <w:rPr>
          <w:noProof/>
        </w:rPr>
        <w:t>21</w:t>
      </w:r>
      <w:r w:rsidR="00135CF1">
        <w:rPr>
          <w:noProof/>
        </w:rPr>
        <w:fldChar w:fldCharType="end"/>
      </w:r>
      <w:bookmarkEnd w:id="57"/>
      <w:r>
        <w:t>: Voorbeeld van de opzet van een if-else-statement</w:t>
      </w:r>
    </w:p>
    <w:p w14:paraId="1EAE4E6B" w14:textId="77777777" w:rsidR="00417182" w:rsidRDefault="00B475B7" w:rsidP="00417182">
      <w:r>
        <w:t>We noemen een dergelijk statement een if-else-statement. Een if-else-statement bestaat dus uit twee delen.</w:t>
      </w:r>
      <w:r w:rsidR="006E3A2F">
        <w:t xml:space="preserve"> </w:t>
      </w:r>
    </w:p>
    <w:p w14:paraId="200318F1" w14:textId="3DC853F8" w:rsidR="00A77D38" w:rsidRDefault="006E3A2F" w:rsidP="00417182">
      <w:r>
        <w:t>Als de logische expressie true is</w:t>
      </w:r>
      <w:r w:rsidR="0028740D">
        <w:t>,</w:t>
      </w:r>
      <w:r>
        <w:t xml:space="preserve"> dan wordt C = 2*A; uitgevoerd. Als de logische expressie false is</w:t>
      </w:r>
      <w:r w:rsidR="0028740D">
        <w:t>,</w:t>
      </w:r>
      <w:r>
        <w:t xml:space="preserve"> dan wordt C = 4+A; uitgevoerd. </w:t>
      </w:r>
      <w:r w:rsidR="00506DF7">
        <w:t>Slechts één van de twee situaties wordt uitgevoerd.</w:t>
      </w:r>
    </w:p>
    <w:p w14:paraId="494A18F3" w14:textId="77777777" w:rsidR="00A77D38" w:rsidRDefault="00A77D38">
      <w:r>
        <w:br w:type="page"/>
      </w:r>
    </w:p>
    <w:p w14:paraId="386DB1DD" w14:textId="77777777" w:rsidR="00A77D38" w:rsidRDefault="00A77D38" w:rsidP="00A77D38">
      <w:pPr>
        <w:pStyle w:val="Kop2"/>
      </w:pPr>
      <w:r>
        <w:lastRenderedPageBreak/>
        <w:t>Meerdere expressies tegelijkertijd testen</w:t>
      </w:r>
    </w:p>
    <w:p w14:paraId="27DFFD19" w14:textId="12780019" w:rsidR="00A77D38" w:rsidRDefault="00A77D38" w:rsidP="00A77D38">
      <w:r>
        <w:t xml:space="preserve">Inmiddels heb je gezien dat je m.b.v. een if-else-statement zaken kunt testen. Je gebruikt logische en relationele operatoren om een expressie te testen. Je kunt met behulp van logische en relationele operatoren meerder zaken tegelijkertijd testen (zie </w:t>
      </w:r>
      <w:r>
        <w:fldChar w:fldCharType="begin"/>
      </w:r>
      <w:r>
        <w:instrText xml:space="preserve"> REF _Ref497408207 \h </w:instrText>
      </w:r>
      <w:r>
        <w:fldChar w:fldCharType="separate"/>
      </w:r>
      <w:r w:rsidR="00C26B2F">
        <w:t xml:space="preserve">Figuur </w:t>
      </w:r>
      <w:r w:rsidR="00C26B2F">
        <w:rPr>
          <w:noProof/>
        </w:rPr>
        <w:t>22</w:t>
      </w:r>
      <w:r>
        <w:fldChar w:fldCharType="end"/>
      </w:r>
      <w:r>
        <w:t xml:space="preserve">). </w:t>
      </w:r>
    </w:p>
    <w:p w14:paraId="26ABA024" w14:textId="77777777" w:rsidR="00A77D38" w:rsidRDefault="00A77D38" w:rsidP="00A77D38">
      <w:pPr>
        <w:keepNext/>
        <w:jc w:val="center"/>
      </w:pPr>
      <w:r w:rsidRPr="00A77D38">
        <w:rPr>
          <w:noProof/>
          <w:lang w:eastAsia="nl-NL"/>
        </w:rPr>
        <w:drawing>
          <wp:inline distT="0" distB="0" distL="0" distR="0" wp14:anchorId="2898F2C4" wp14:editId="10711787">
            <wp:extent cx="4223250" cy="765544"/>
            <wp:effectExtent l="0" t="0" r="635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52933" cy="770925"/>
                    </a:xfrm>
                    <a:prstGeom prst="rect">
                      <a:avLst/>
                    </a:prstGeom>
                  </pic:spPr>
                </pic:pic>
              </a:graphicData>
            </a:graphic>
          </wp:inline>
        </w:drawing>
      </w:r>
    </w:p>
    <w:p w14:paraId="4BCA9C21" w14:textId="55062CFB" w:rsidR="00A77D38" w:rsidRDefault="00A77D38" w:rsidP="00A77D38">
      <w:pPr>
        <w:pStyle w:val="Bijschrift"/>
        <w:jc w:val="center"/>
      </w:pPr>
      <w:bookmarkStart w:id="58" w:name="_Ref497408207"/>
      <w:r>
        <w:t xml:space="preserve">Figuur </w:t>
      </w:r>
      <w:fldSimple w:instr=" SEQ Figuur \* ARABIC ">
        <w:r w:rsidR="00C26B2F">
          <w:rPr>
            <w:noProof/>
          </w:rPr>
          <w:t>22</w:t>
        </w:r>
      </w:fldSimple>
      <w:bookmarkEnd w:id="58"/>
      <w:r>
        <w:t>: het combineren van verschillende testen m.b.v. logische en relationele operatoren.</w:t>
      </w:r>
    </w:p>
    <w:p w14:paraId="2165144B" w14:textId="783C26AC" w:rsidR="006E3A2F" w:rsidRDefault="00A77D38" w:rsidP="00A77D38">
      <w:r>
        <w:t xml:space="preserve">In de weekeindopdrachten krijg je meerdere opgaves waarin je zaken moet testen zoals in </w:t>
      </w:r>
      <w:r>
        <w:fldChar w:fldCharType="begin"/>
      </w:r>
      <w:r>
        <w:instrText xml:space="preserve"> REF _Ref497408207 \h </w:instrText>
      </w:r>
      <w:r>
        <w:fldChar w:fldCharType="separate"/>
      </w:r>
      <w:r w:rsidR="00C26B2F">
        <w:t xml:space="preserve">Figuur </w:t>
      </w:r>
      <w:r w:rsidR="00C26B2F">
        <w:rPr>
          <w:noProof/>
        </w:rPr>
        <w:t>22</w:t>
      </w:r>
      <w:r>
        <w:fldChar w:fldCharType="end"/>
      </w:r>
      <w:r>
        <w:t>.</w:t>
      </w:r>
      <w:r w:rsidR="00A03C32">
        <w:t xml:space="preserve"> In de opdrachten aan het einde van dit hoofdstuk krijg je ook een aantal van deze vragen. Het is zaak dat je de operatoren goed kent, zodat je tijdens de weekeindopdracht zelf kunt bedenken hoe je iets moet testen.</w:t>
      </w:r>
    </w:p>
    <w:p w14:paraId="6ACBB85C" w14:textId="77777777" w:rsidR="00A77D38" w:rsidRDefault="00A77D38" w:rsidP="00A77D38"/>
    <w:p w14:paraId="31E0A6A0" w14:textId="77777777" w:rsidR="00B25471" w:rsidRDefault="00B25471" w:rsidP="00B25471">
      <w:pPr>
        <w:pStyle w:val="Kop2"/>
      </w:pPr>
      <w:bookmarkStart w:id="59" w:name="_Toc487553100"/>
      <w:r>
        <w:t>Een beslissing met meerdere antwoorden</w:t>
      </w:r>
      <w:bookmarkEnd w:id="59"/>
    </w:p>
    <w:tbl>
      <w:tblPr>
        <w:tblStyle w:val="Tabelraster"/>
        <w:tblpPr w:leftFromText="141" w:rightFromText="141" w:vertAnchor="page" w:horzAnchor="margin" w:tblpXSpec="center" w:tblpY="91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6"/>
      </w:tblGrid>
      <w:tr w:rsidR="00506DF7" w14:paraId="162220D5" w14:textId="77777777" w:rsidTr="005921D0">
        <w:tc>
          <w:tcPr>
            <w:tcW w:w="0" w:type="auto"/>
          </w:tcPr>
          <w:p w14:paraId="12651022" w14:textId="77777777" w:rsidR="00506DF7" w:rsidRPr="00B6639A" w:rsidRDefault="00506DF7" w:rsidP="00506DF7">
            <w:pPr>
              <w:keepNext/>
              <w:jc w:val="center"/>
              <w:rPr>
                <w:i/>
              </w:rPr>
            </w:pPr>
            <w:r>
              <w:rPr>
                <w:i/>
                <w:noProof/>
                <w:lang w:eastAsia="nl-NL"/>
              </w:rPr>
              <w:drawing>
                <wp:inline distT="0" distB="0" distL="0" distR="0" wp14:anchorId="1BE62D5A" wp14:editId="688407B7">
                  <wp:extent cx="3473450" cy="3270108"/>
                  <wp:effectExtent l="0" t="0" r="0" b="698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witchExample0.png"/>
                          <pic:cNvPicPr/>
                        </pic:nvPicPr>
                        <pic:blipFill>
                          <a:blip r:embed="rId39">
                            <a:extLst>
                              <a:ext uri="{28A0092B-C50C-407E-A947-70E740481C1C}">
                                <a14:useLocalDpi xmlns:a14="http://schemas.microsoft.com/office/drawing/2010/main" val="0"/>
                              </a:ext>
                            </a:extLst>
                          </a:blip>
                          <a:stretch>
                            <a:fillRect/>
                          </a:stretch>
                        </pic:blipFill>
                        <pic:spPr>
                          <a:xfrm>
                            <a:off x="0" y="0"/>
                            <a:ext cx="3500640" cy="3295706"/>
                          </a:xfrm>
                          <a:prstGeom prst="rect">
                            <a:avLst/>
                          </a:prstGeom>
                        </pic:spPr>
                      </pic:pic>
                    </a:graphicData>
                  </a:graphic>
                </wp:inline>
              </w:drawing>
            </w:r>
          </w:p>
          <w:p w14:paraId="4A28B12E" w14:textId="77777777" w:rsidR="00506DF7" w:rsidRDefault="00506DF7" w:rsidP="00506DF7">
            <w:pPr>
              <w:pStyle w:val="Bijschrift"/>
              <w:ind w:left="720"/>
            </w:pPr>
            <w:bookmarkStart w:id="60" w:name="_Ref476922224"/>
            <w:r>
              <w:t xml:space="preserve">Figuur </w:t>
            </w:r>
            <w:r w:rsidR="00135CF1">
              <w:fldChar w:fldCharType="begin"/>
            </w:r>
            <w:r w:rsidR="00135CF1">
              <w:instrText xml:space="preserve"> SEQ Figuur \* ARABIC </w:instrText>
            </w:r>
            <w:r w:rsidR="00135CF1">
              <w:fldChar w:fldCharType="separate"/>
            </w:r>
            <w:r w:rsidR="00C26B2F">
              <w:rPr>
                <w:noProof/>
              </w:rPr>
              <w:t>23</w:t>
            </w:r>
            <w:r w:rsidR="00135CF1">
              <w:rPr>
                <w:noProof/>
              </w:rPr>
              <w:fldChar w:fldCharType="end"/>
            </w:r>
            <w:bookmarkEnd w:id="60"/>
            <w:r>
              <w:t>: Voorbeeld van een switch case</w:t>
            </w:r>
          </w:p>
        </w:tc>
      </w:tr>
    </w:tbl>
    <w:p w14:paraId="36524D2B" w14:textId="4A1D2487" w:rsidR="00B25471" w:rsidRDefault="00B25471" w:rsidP="00506DF7">
      <w:pPr>
        <w:jc w:val="both"/>
      </w:pPr>
      <w:r>
        <w:t>Tot nu toe hebben we telkens binaire beslissingen gezien</w:t>
      </w:r>
      <w:r w:rsidR="0028740D">
        <w:t>:</w:t>
      </w:r>
      <w:r w:rsidR="00506DF7">
        <w:t xml:space="preserve"> </w:t>
      </w:r>
      <w:r w:rsidR="0028740D">
        <w:t xml:space="preserve">Het programma </w:t>
      </w:r>
      <w:r w:rsidR="00506DF7">
        <w:t>doe</w:t>
      </w:r>
      <w:r w:rsidR="0028740D">
        <w:t>t</w:t>
      </w:r>
      <w:r w:rsidR="00506DF7">
        <w:t xml:space="preserve"> iets wel of niet.</w:t>
      </w:r>
      <w:r>
        <w:t xml:space="preserve"> Er zijn echter </w:t>
      </w:r>
      <w:r w:rsidR="00506DF7">
        <w:t>nog</w:t>
      </w:r>
      <w:r>
        <w:t xml:space="preserve"> meer mogelijkheden. Een expressie kan ook niet-binaire resultaten geven. Bij een </w:t>
      </w:r>
      <w:r w:rsidR="00095A40">
        <w:t>optelsom</w:t>
      </w:r>
      <w:r>
        <w:t xml:space="preserve"> van twee </w:t>
      </w:r>
      <w:r w:rsidR="00095A40">
        <w:t>gehele</w:t>
      </w:r>
      <w:r>
        <w:t xml:space="preserve"> </w:t>
      </w:r>
      <w:r w:rsidR="0028740D">
        <w:t xml:space="preserve">positieve </w:t>
      </w:r>
      <w:r>
        <w:t>getallen kleiner dan 100</w:t>
      </w:r>
      <w:r w:rsidR="0028740D">
        <w:t>,</w:t>
      </w:r>
      <w:r>
        <w:t xml:space="preserve"> is het eindresultaat altijd kleiner dan 19</w:t>
      </w:r>
      <w:r w:rsidR="00095A40">
        <w:t>8</w:t>
      </w:r>
      <w:r>
        <w:t>. Er zijn dan 19</w:t>
      </w:r>
      <w:r w:rsidR="000255C8">
        <w:t>9</w:t>
      </w:r>
      <w:r>
        <w:t xml:space="preserve"> antwoorden mogelijk (van 0 tot 198). </w:t>
      </w:r>
    </w:p>
    <w:p w14:paraId="0E673088" w14:textId="2E669681" w:rsidR="00B25471" w:rsidRDefault="00B25471" w:rsidP="00506DF7">
      <w:pPr>
        <w:jc w:val="both"/>
      </w:pPr>
      <w:r>
        <w:t xml:space="preserve">Een ander voorbeeld. Als een gebruiker een keuze moet maken in de toolstrip van Matlab kan hij kiezen uit: HOME, PLOTS, APPS, etc. Er zijn bij een beslissing dus vaak meerdere antwoorden mogelijk. </w:t>
      </w:r>
      <w:r w:rsidR="008B3DDD">
        <w:t xml:space="preserve">De makers van </w:t>
      </w:r>
      <w:r>
        <w:t xml:space="preserve">Matlab </w:t>
      </w:r>
      <w:r w:rsidR="008B3DDD">
        <w:t xml:space="preserve">hebben </w:t>
      </w:r>
      <w:r>
        <w:t xml:space="preserve">hier </w:t>
      </w:r>
      <w:r w:rsidR="0028740D">
        <w:t>het</w:t>
      </w:r>
      <w:r>
        <w:t xml:space="preserve"> </w:t>
      </w:r>
      <w:r w:rsidR="0028740D">
        <w:t xml:space="preserve">zogenaamde </w:t>
      </w:r>
      <w:r>
        <w:t>switch-statement voor bedacht</w:t>
      </w:r>
      <w:r w:rsidR="00B6639A">
        <w:t xml:space="preserve"> (zie </w:t>
      </w:r>
      <w:r w:rsidR="00B6639A">
        <w:fldChar w:fldCharType="begin"/>
      </w:r>
      <w:r w:rsidR="00B6639A">
        <w:instrText xml:space="preserve"> REF _Ref476922224 \h </w:instrText>
      </w:r>
      <w:r w:rsidR="00B6639A">
        <w:fldChar w:fldCharType="separate"/>
      </w:r>
      <w:r w:rsidR="00C26B2F">
        <w:t xml:space="preserve">Figuur </w:t>
      </w:r>
      <w:r w:rsidR="00C26B2F">
        <w:rPr>
          <w:noProof/>
        </w:rPr>
        <w:t>23</w:t>
      </w:r>
      <w:r w:rsidR="00B6639A">
        <w:fldChar w:fldCharType="end"/>
      </w:r>
      <w:r w:rsidR="00B6639A">
        <w:t>)</w:t>
      </w:r>
      <w:r>
        <w:t>.</w:t>
      </w:r>
    </w:p>
    <w:p w14:paraId="27BD96F1" w14:textId="30A8AE6D" w:rsidR="00B25471" w:rsidRDefault="00B6639A" w:rsidP="00B25471">
      <w:r>
        <w:t xml:space="preserve">In </w:t>
      </w:r>
      <w:r w:rsidR="0028740D">
        <w:t>het</w:t>
      </w:r>
      <w:r>
        <w:t xml:space="preserve"> switch-statement wordt de expressie (in dit geval in </w:t>
      </w:r>
      <w:r>
        <w:fldChar w:fldCharType="begin"/>
      </w:r>
      <w:r>
        <w:instrText xml:space="preserve"> REF _Ref476922224 \h </w:instrText>
      </w:r>
      <w:r>
        <w:fldChar w:fldCharType="separate"/>
      </w:r>
      <w:r w:rsidR="00C26B2F">
        <w:t xml:space="preserve">Figuur </w:t>
      </w:r>
      <w:r w:rsidR="00C26B2F">
        <w:rPr>
          <w:noProof/>
        </w:rPr>
        <w:t>23</w:t>
      </w:r>
      <w:r>
        <w:fldChar w:fldCharType="end"/>
      </w:r>
      <w:r>
        <w:t xml:space="preserve"> is de expressie A+B) uitgevoerd. Het resultaat van de expressie in </w:t>
      </w:r>
      <w:r>
        <w:fldChar w:fldCharType="begin"/>
      </w:r>
      <w:r>
        <w:instrText xml:space="preserve"> REF _Ref476922224 \h </w:instrText>
      </w:r>
      <w:r>
        <w:fldChar w:fldCharType="separate"/>
      </w:r>
      <w:r w:rsidR="00C26B2F">
        <w:t xml:space="preserve">Figuur </w:t>
      </w:r>
      <w:r w:rsidR="00C26B2F">
        <w:rPr>
          <w:noProof/>
        </w:rPr>
        <w:t>23</w:t>
      </w:r>
      <w:r>
        <w:fldChar w:fldCharType="end"/>
      </w:r>
      <w:r>
        <w:t xml:space="preserve"> is natuurlijk 1. In dat geval wordt de code in </w:t>
      </w:r>
      <w:r w:rsidRPr="00B6639A">
        <w:rPr>
          <w:b/>
          <w:i/>
          <w:u w:val="single"/>
        </w:rPr>
        <w:t>case 1</w:t>
      </w:r>
      <w:r>
        <w:t xml:space="preserve"> (in het Nederlands wordt dit een </w:t>
      </w:r>
      <w:r w:rsidRPr="00B6639A">
        <w:rPr>
          <w:i/>
        </w:rPr>
        <w:t>casus</w:t>
      </w:r>
      <w:r>
        <w:t xml:space="preserve"> genoemd) </w:t>
      </w:r>
      <w:r w:rsidRPr="00B6639A">
        <w:t>uitgevoerd</w:t>
      </w:r>
      <w:r>
        <w:t>. Dat betekent dat de variabele C gelijk wordt aan 5.</w:t>
      </w:r>
    </w:p>
    <w:p w14:paraId="68F87D6F" w14:textId="77777777" w:rsidR="00A77D38" w:rsidRDefault="00A77D38" w:rsidP="00B25471"/>
    <w:p w14:paraId="1FF10CE1" w14:textId="77777777" w:rsidR="00A77D38" w:rsidRDefault="00A77D38" w:rsidP="00B25471"/>
    <w:p w14:paraId="568690F6" w14:textId="77777777" w:rsidR="00A77D38" w:rsidRDefault="00A77D38" w:rsidP="00B25471"/>
    <w:p w14:paraId="5F9FAB69" w14:textId="77777777" w:rsidR="00A77D38" w:rsidRDefault="00A77D38" w:rsidP="00B25471"/>
    <w:p w14:paraId="0B7FC878" w14:textId="77777777" w:rsidR="00A77D38" w:rsidRDefault="00A77D38" w:rsidP="00B25471"/>
    <w:p w14:paraId="2A46193E" w14:textId="77777777" w:rsidR="00A77D38" w:rsidRDefault="00A77D38" w:rsidP="00B25471"/>
    <w:p w14:paraId="5E43305F" w14:textId="77777777" w:rsidR="00A77D38" w:rsidRDefault="00A77D38" w:rsidP="00B25471"/>
    <w:p w14:paraId="52A385FA" w14:textId="77777777" w:rsidR="00A77D38" w:rsidRDefault="00A77D38" w:rsidP="00B25471"/>
    <w:p w14:paraId="66579D03" w14:textId="77777777" w:rsidR="00A77D38" w:rsidRDefault="00A77D38" w:rsidP="00B25471"/>
    <w:p w14:paraId="4A2F6A16" w14:textId="77777777" w:rsidR="00A77D38" w:rsidRDefault="00A77D38" w:rsidP="00B25471"/>
    <w:p w14:paraId="18059A59" w14:textId="77777777" w:rsidR="00A77D38" w:rsidRDefault="00A77D38" w:rsidP="00B25471"/>
    <w:p w14:paraId="29FEFF55" w14:textId="77777777" w:rsidR="00A77D38" w:rsidRDefault="00A77D38" w:rsidP="00B25471"/>
    <w:p w14:paraId="36961FCB" w14:textId="77777777" w:rsidR="00A77D38" w:rsidRDefault="00A77D38" w:rsidP="00B25471"/>
    <w:p w14:paraId="384E8643" w14:textId="77777777" w:rsidR="00A77D38" w:rsidRDefault="00A77D38" w:rsidP="00B25471"/>
    <w:p w14:paraId="2F54649B" w14:textId="77777777" w:rsidR="00B6639A" w:rsidRDefault="00B6639A" w:rsidP="00B6639A">
      <w:pPr>
        <w:pStyle w:val="Kop3"/>
      </w:pPr>
      <w:bookmarkStart w:id="61" w:name="_Toc487553101"/>
      <w:r>
        <w:t>Bij geen enkele juiste casus</w:t>
      </w:r>
      <w:bookmarkEnd w:id="61"/>
    </w:p>
    <w:p w14:paraId="53A46BF8" w14:textId="5FE00A7E" w:rsidR="00B6639A" w:rsidRPr="00B6639A" w:rsidRDefault="00B6639A" w:rsidP="00B6639A">
      <w:r>
        <w:t>Als er geen juist</w:t>
      </w:r>
      <w:r w:rsidR="005058DF">
        <w:t>e</w:t>
      </w:r>
      <w:r>
        <w:t xml:space="preserve"> casus is voor de expressie</w:t>
      </w:r>
      <w:r w:rsidR="005058DF">
        <w:t>,</w:t>
      </w:r>
      <w:r>
        <w:t xml:space="preserve"> dan is er een standaard casus die wordt </w:t>
      </w:r>
      <w:r w:rsidR="009E10C0">
        <w:t>gekenmerkt</w:t>
      </w:r>
      <w:r>
        <w:t xml:space="preserve"> door het woordje </w:t>
      </w:r>
      <w:r>
        <w:rPr>
          <w:i/>
        </w:rPr>
        <w:t>otherwise</w:t>
      </w:r>
      <w:r>
        <w:t xml:space="preserve">. Als geen enkele casus </w:t>
      </w:r>
      <w:r w:rsidR="005058DF">
        <w:t>gelijk is aan</w:t>
      </w:r>
      <w:r>
        <w:t xml:space="preserve"> de expressie</w:t>
      </w:r>
      <w:r w:rsidR="005058DF">
        <w:t>,</w:t>
      </w:r>
      <w:r>
        <w:t xml:space="preserve"> wordt de </w:t>
      </w:r>
      <w:r w:rsidRPr="009C2078">
        <w:rPr>
          <w:i/>
        </w:rPr>
        <w:t>otherwise</w:t>
      </w:r>
      <w:r>
        <w:t xml:space="preserve"> casus uitgevoerd.</w:t>
      </w:r>
    </w:p>
    <w:tbl>
      <w:tblPr>
        <w:tblStyle w:val="Tabelraster"/>
        <w:tblW w:w="0" w:type="auto"/>
        <w:tblLook w:val="04A0" w:firstRow="1" w:lastRow="0" w:firstColumn="1" w:lastColumn="0" w:noHBand="0" w:noVBand="1"/>
      </w:tblPr>
      <w:tblGrid>
        <w:gridCol w:w="9062"/>
      </w:tblGrid>
      <w:tr w:rsidR="00B6639A" w:rsidRPr="006F67AB" w14:paraId="093F878B" w14:textId="77777777" w:rsidTr="00C32918">
        <w:tc>
          <w:tcPr>
            <w:tcW w:w="9062" w:type="dxa"/>
            <w:shd w:val="clear" w:color="auto" w:fill="D9D9D9" w:themeFill="background1" w:themeFillShade="D9"/>
          </w:tcPr>
          <w:p w14:paraId="65CEE4E1" w14:textId="77777777" w:rsidR="00B6639A" w:rsidRPr="006F67AB" w:rsidRDefault="00B6639A" w:rsidP="00C32918">
            <w:pPr>
              <w:rPr>
                <w:rFonts w:eastAsia="Times New Roman" w:cs="Times New Roman"/>
              </w:rPr>
            </w:pPr>
          </w:p>
          <w:p w14:paraId="4D2F7922" w14:textId="479935BF" w:rsidR="00B6639A" w:rsidRDefault="00B6639A" w:rsidP="00C32918">
            <w:r>
              <w:t xml:space="preserve">Merk op: dat een </w:t>
            </w:r>
            <w:r w:rsidR="006B2C0D">
              <w:t>switch</w:t>
            </w:r>
            <w:r>
              <w:t xml:space="preserve">-statement kan worden opgebouwd uit verschillende if-else-statements. </w:t>
            </w:r>
            <w:r w:rsidR="00A774D1">
              <w:t xml:space="preserve">Het switch statement is </w:t>
            </w:r>
            <w:r w:rsidR="00A77D38">
              <w:t xml:space="preserve">bij veel </w:t>
            </w:r>
            <w:r w:rsidR="00A450A9">
              <w:t>vergelijkbare testen</w:t>
            </w:r>
            <w:r w:rsidR="00A77D38">
              <w:t xml:space="preserve"> echter</w:t>
            </w:r>
            <w:r w:rsidR="00A774D1">
              <w:t xml:space="preserve"> overzichtelijker.</w:t>
            </w:r>
          </w:p>
          <w:p w14:paraId="3146EEAF" w14:textId="77777777" w:rsidR="00B6639A" w:rsidRPr="006F67AB" w:rsidRDefault="00B6639A" w:rsidP="00C32918">
            <w:pPr>
              <w:rPr>
                <w:rFonts w:eastAsia="Times New Roman" w:cs="Times New Roman"/>
              </w:rPr>
            </w:pPr>
          </w:p>
        </w:tc>
      </w:tr>
    </w:tbl>
    <w:p w14:paraId="20DCE9C5" w14:textId="77777777" w:rsidR="00A77D38" w:rsidRDefault="00A77D38" w:rsidP="00A77D38">
      <w:pPr>
        <w:pStyle w:val="Kop2"/>
        <w:numPr>
          <w:ilvl w:val="0"/>
          <w:numId w:val="0"/>
        </w:numPr>
        <w:ind w:left="576" w:hanging="576"/>
      </w:pPr>
      <w:bookmarkStart w:id="62" w:name="_Toc487553102"/>
    </w:p>
    <w:p w14:paraId="5600F3B2" w14:textId="7D91D84A" w:rsidR="00A77D38" w:rsidRDefault="00A77D38">
      <w:r>
        <w:br w:type="page"/>
      </w:r>
    </w:p>
    <w:p w14:paraId="54605BD5" w14:textId="77777777" w:rsidR="00B475B7" w:rsidRDefault="00B475B7" w:rsidP="00B475B7">
      <w:pPr>
        <w:pStyle w:val="Kop2"/>
      </w:pPr>
      <w:commentRangeStart w:id="63"/>
      <w:r>
        <w:lastRenderedPageBreak/>
        <w:t>Vragen en opdrachten</w:t>
      </w:r>
      <w:bookmarkEnd w:id="62"/>
      <w:commentRangeEnd w:id="63"/>
      <w:r w:rsidR="00A77D38">
        <w:rPr>
          <w:rStyle w:val="Verwijzingopmerking"/>
          <w:rFonts w:asciiTheme="minorHAnsi" w:eastAsiaTheme="minorHAnsi" w:hAnsiTheme="minorHAnsi" w:cstheme="minorBidi"/>
          <w:color w:val="auto"/>
        </w:rPr>
        <w:commentReference w:id="63"/>
      </w:r>
    </w:p>
    <w:p w14:paraId="0FAFE59B" w14:textId="0BD3C199" w:rsidR="00B475B7" w:rsidRDefault="00B6639A" w:rsidP="00B6639A">
      <w:pPr>
        <w:pStyle w:val="Lijstalinea"/>
        <w:numPr>
          <w:ilvl w:val="0"/>
          <w:numId w:val="35"/>
        </w:numPr>
      </w:pPr>
      <w:r>
        <w:t>Wat is na het uitvoeren van onderstaande code de waarde in variabele C?</w:t>
      </w:r>
      <w:r w:rsidR="009C2078">
        <w:t xml:space="preserve"> Voer deze opdracht eerst uit op papier. Daarna in Matlab.</w:t>
      </w:r>
      <w:r>
        <w:rPr>
          <w:noProof/>
          <w:lang w:eastAsia="nl-NL"/>
        </w:rPr>
        <w:drawing>
          <wp:inline distT="0" distB="0" distL="0" distR="0" wp14:anchorId="4460A3D9" wp14:editId="2C9E0395">
            <wp:extent cx="3248478" cy="3057952"/>
            <wp:effectExtent l="0" t="0" r="0" b="952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witchq0.png"/>
                    <pic:cNvPicPr/>
                  </pic:nvPicPr>
                  <pic:blipFill>
                    <a:blip r:embed="rId40">
                      <a:extLst>
                        <a:ext uri="{28A0092B-C50C-407E-A947-70E740481C1C}">
                          <a14:useLocalDpi xmlns:a14="http://schemas.microsoft.com/office/drawing/2010/main" val="0"/>
                        </a:ext>
                      </a:extLst>
                    </a:blip>
                    <a:stretch>
                      <a:fillRect/>
                    </a:stretch>
                  </pic:blipFill>
                  <pic:spPr>
                    <a:xfrm>
                      <a:off x="0" y="0"/>
                      <a:ext cx="3248478" cy="3057952"/>
                    </a:xfrm>
                    <a:prstGeom prst="rect">
                      <a:avLst/>
                    </a:prstGeom>
                  </pic:spPr>
                </pic:pic>
              </a:graphicData>
            </a:graphic>
          </wp:inline>
        </w:drawing>
      </w:r>
    </w:p>
    <w:p w14:paraId="6A081C02" w14:textId="77777777" w:rsidR="00B6639A" w:rsidRDefault="00B6639A" w:rsidP="00B6639A">
      <w:pPr>
        <w:pStyle w:val="Lijstalinea"/>
        <w:numPr>
          <w:ilvl w:val="0"/>
          <w:numId w:val="35"/>
        </w:numPr>
      </w:pPr>
      <w:r>
        <w:t>Wat is na het uitvoeren van onderstaande code de waarde in variabele C?</w:t>
      </w:r>
      <w:r>
        <w:rPr>
          <w:noProof/>
          <w:lang w:eastAsia="nl-NL"/>
        </w:rPr>
        <w:drawing>
          <wp:inline distT="0" distB="0" distL="0" distR="0" wp14:anchorId="5E47FC93" wp14:editId="0AB176C3">
            <wp:extent cx="3248478" cy="3057952"/>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witchq1.png"/>
                    <pic:cNvPicPr/>
                  </pic:nvPicPr>
                  <pic:blipFill>
                    <a:blip r:embed="rId41">
                      <a:extLst>
                        <a:ext uri="{28A0092B-C50C-407E-A947-70E740481C1C}">
                          <a14:useLocalDpi xmlns:a14="http://schemas.microsoft.com/office/drawing/2010/main" val="0"/>
                        </a:ext>
                      </a:extLst>
                    </a:blip>
                    <a:stretch>
                      <a:fillRect/>
                    </a:stretch>
                  </pic:blipFill>
                  <pic:spPr>
                    <a:xfrm>
                      <a:off x="0" y="0"/>
                      <a:ext cx="3248478" cy="3057952"/>
                    </a:xfrm>
                    <a:prstGeom prst="rect">
                      <a:avLst/>
                    </a:prstGeom>
                  </pic:spPr>
                </pic:pic>
              </a:graphicData>
            </a:graphic>
          </wp:inline>
        </w:drawing>
      </w:r>
    </w:p>
    <w:p w14:paraId="54277B7A" w14:textId="77777777" w:rsidR="00B6639A" w:rsidRDefault="00B6639A" w:rsidP="00B6639A">
      <w:pPr>
        <w:pStyle w:val="Lijstalinea"/>
        <w:numPr>
          <w:ilvl w:val="0"/>
          <w:numId w:val="35"/>
        </w:numPr>
      </w:pPr>
      <w:r>
        <w:lastRenderedPageBreak/>
        <w:t>Wat is na het uitvoeren van onderstaande code de waarde in variabele C?</w:t>
      </w:r>
      <w:r w:rsidR="007E331A">
        <w:rPr>
          <w:noProof/>
          <w:lang w:eastAsia="nl-NL"/>
        </w:rPr>
        <w:drawing>
          <wp:inline distT="0" distB="0" distL="0" distR="0" wp14:anchorId="5525C4C5" wp14:editId="24FAA0AB">
            <wp:extent cx="1267002" cy="3543795"/>
            <wp:effectExtent l="0" t="0" r="952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witchq2.png"/>
                    <pic:cNvPicPr/>
                  </pic:nvPicPr>
                  <pic:blipFill>
                    <a:blip r:embed="rId42">
                      <a:extLst>
                        <a:ext uri="{28A0092B-C50C-407E-A947-70E740481C1C}">
                          <a14:useLocalDpi xmlns:a14="http://schemas.microsoft.com/office/drawing/2010/main" val="0"/>
                        </a:ext>
                      </a:extLst>
                    </a:blip>
                    <a:stretch>
                      <a:fillRect/>
                    </a:stretch>
                  </pic:blipFill>
                  <pic:spPr>
                    <a:xfrm>
                      <a:off x="0" y="0"/>
                      <a:ext cx="1267002" cy="3543795"/>
                    </a:xfrm>
                    <a:prstGeom prst="rect">
                      <a:avLst/>
                    </a:prstGeom>
                  </pic:spPr>
                </pic:pic>
              </a:graphicData>
            </a:graphic>
          </wp:inline>
        </w:drawing>
      </w:r>
    </w:p>
    <w:p w14:paraId="09B8CFBD" w14:textId="77777777" w:rsidR="00B6639A" w:rsidRDefault="00B6639A" w:rsidP="00B6639A">
      <w:pPr>
        <w:pStyle w:val="Lijstalinea"/>
        <w:numPr>
          <w:ilvl w:val="0"/>
          <w:numId w:val="35"/>
        </w:numPr>
      </w:pPr>
      <w:r>
        <w:t xml:space="preserve">Wat is na het uitvoeren van onderstaande code de waarde in variabele </w:t>
      </w:r>
      <w:r w:rsidR="007E331A">
        <w:t>E</w:t>
      </w:r>
      <w:r>
        <w:t>?</w:t>
      </w:r>
      <w:r w:rsidR="009E10C0">
        <w:rPr>
          <w:noProof/>
          <w:lang w:eastAsia="nl-NL"/>
        </w:rPr>
        <w:drawing>
          <wp:inline distT="0" distB="0" distL="0" distR="0" wp14:anchorId="3DF29790" wp14:editId="1EAD482E">
            <wp:extent cx="1981477" cy="2210108"/>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fq1.png"/>
                    <pic:cNvPicPr/>
                  </pic:nvPicPr>
                  <pic:blipFill>
                    <a:blip r:embed="rId43">
                      <a:extLst>
                        <a:ext uri="{28A0092B-C50C-407E-A947-70E740481C1C}">
                          <a14:useLocalDpi xmlns:a14="http://schemas.microsoft.com/office/drawing/2010/main" val="0"/>
                        </a:ext>
                      </a:extLst>
                    </a:blip>
                    <a:stretch>
                      <a:fillRect/>
                    </a:stretch>
                  </pic:blipFill>
                  <pic:spPr>
                    <a:xfrm>
                      <a:off x="0" y="0"/>
                      <a:ext cx="1981477" cy="2210108"/>
                    </a:xfrm>
                    <a:prstGeom prst="rect">
                      <a:avLst/>
                    </a:prstGeom>
                  </pic:spPr>
                </pic:pic>
              </a:graphicData>
            </a:graphic>
          </wp:inline>
        </w:drawing>
      </w:r>
    </w:p>
    <w:p w14:paraId="12064607" w14:textId="77777777" w:rsidR="007E331A" w:rsidRDefault="00150B0A" w:rsidP="00B6639A">
      <w:pPr>
        <w:pStyle w:val="Lijstalinea"/>
        <w:numPr>
          <w:ilvl w:val="0"/>
          <w:numId w:val="35"/>
        </w:numPr>
      </w:pPr>
      <w:r>
        <w:t>Wat is na het uitvoeren van onderstaande code de waarde in variabele E?</w:t>
      </w:r>
      <w:r>
        <w:rPr>
          <w:noProof/>
          <w:lang w:eastAsia="nl-NL"/>
        </w:rPr>
        <w:drawing>
          <wp:inline distT="0" distB="0" distL="0" distR="0" wp14:anchorId="78B6D085" wp14:editId="186A66EB">
            <wp:extent cx="1981477" cy="2210108"/>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fq2.png"/>
                    <pic:cNvPicPr/>
                  </pic:nvPicPr>
                  <pic:blipFill>
                    <a:blip r:embed="rId44">
                      <a:extLst>
                        <a:ext uri="{28A0092B-C50C-407E-A947-70E740481C1C}">
                          <a14:useLocalDpi xmlns:a14="http://schemas.microsoft.com/office/drawing/2010/main" val="0"/>
                        </a:ext>
                      </a:extLst>
                    </a:blip>
                    <a:stretch>
                      <a:fillRect/>
                    </a:stretch>
                  </pic:blipFill>
                  <pic:spPr>
                    <a:xfrm>
                      <a:off x="0" y="0"/>
                      <a:ext cx="1981477" cy="2210108"/>
                    </a:xfrm>
                    <a:prstGeom prst="rect">
                      <a:avLst/>
                    </a:prstGeom>
                  </pic:spPr>
                </pic:pic>
              </a:graphicData>
            </a:graphic>
          </wp:inline>
        </w:drawing>
      </w:r>
    </w:p>
    <w:p w14:paraId="15B92F25" w14:textId="77777777" w:rsidR="00150B0A" w:rsidRDefault="00150B0A" w:rsidP="00B6639A">
      <w:pPr>
        <w:pStyle w:val="Lijstalinea"/>
        <w:numPr>
          <w:ilvl w:val="0"/>
          <w:numId w:val="35"/>
        </w:numPr>
      </w:pPr>
      <w:r>
        <w:lastRenderedPageBreak/>
        <w:t>Wat is na het uitvoeren van onderstaande code de waarde in variabele E?</w:t>
      </w:r>
      <w:r>
        <w:rPr>
          <w:noProof/>
          <w:lang w:eastAsia="nl-NL"/>
        </w:rPr>
        <w:drawing>
          <wp:inline distT="0" distB="0" distL="0" distR="0" wp14:anchorId="44FB0EBA" wp14:editId="6E70C8BD">
            <wp:extent cx="1981477" cy="2210108"/>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fq3.png"/>
                    <pic:cNvPicPr/>
                  </pic:nvPicPr>
                  <pic:blipFill>
                    <a:blip r:embed="rId45">
                      <a:extLst>
                        <a:ext uri="{28A0092B-C50C-407E-A947-70E740481C1C}">
                          <a14:useLocalDpi xmlns:a14="http://schemas.microsoft.com/office/drawing/2010/main" val="0"/>
                        </a:ext>
                      </a:extLst>
                    </a:blip>
                    <a:stretch>
                      <a:fillRect/>
                    </a:stretch>
                  </pic:blipFill>
                  <pic:spPr>
                    <a:xfrm>
                      <a:off x="0" y="0"/>
                      <a:ext cx="1981477" cy="2210108"/>
                    </a:xfrm>
                    <a:prstGeom prst="rect">
                      <a:avLst/>
                    </a:prstGeom>
                  </pic:spPr>
                </pic:pic>
              </a:graphicData>
            </a:graphic>
          </wp:inline>
        </w:drawing>
      </w:r>
    </w:p>
    <w:p w14:paraId="7C52658C" w14:textId="77777777" w:rsidR="00150B0A" w:rsidRDefault="00150B0A" w:rsidP="00B6639A">
      <w:pPr>
        <w:pStyle w:val="Lijstalinea"/>
        <w:numPr>
          <w:ilvl w:val="0"/>
          <w:numId w:val="35"/>
        </w:numPr>
      </w:pPr>
      <w:r>
        <w:t>Wat is nu na het uitvoeren van onderstaande code de waarde in variabele E?</w:t>
      </w:r>
      <w:r>
        <w:rPr>
          <w:noProof/>
          <w:lang w:eastAsia="nl-NL"/>
        </w:rPr>
        <w:drawing>
          <wp:inline distT="0" distB="0" distL="0" distR="0" wp14:anchorId="77D1EC53" wp14:editId="4B641B1F">
            <wp:extent cx="1981477" cy="2210108"/>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fq4.png"/>
                    <pic:cNvPicPr/>
                  </pic:nvPicPr>
                  <pic:blipFill>
                    <a:blip r:embed="rId46">
                      <a:extLst>
                        <a:ext uri="{28A0092B-C50C-407E-A947-70E740481C1C}">
                          <a14:useLocalDpi xmlns:a14="http://schemas.microsoft.com/office/drawing/2010/main" val="0"/>
                        </a:ext>
                      </a:extLst>
                    </a:blip>
                    <a:stretch>
                      <a:fillRect/>
                    </a:stretch>
                  </pic:blipFill>
                  <pic:spPr>
                    <a:xfrm>
                      <a:off x="0" y="0"/>
                      <a:ext cx="1981477" cy="2210108"/>
                    </a:xfrm>
                    <a:prstGeom prst="rect">
                      <a:avLst/>
                    </a:prstGeom>
                  </pic:spPr>
                </pic:pic>
              </a:graphicData>
            </a:graphic>
          </wp:inline>
        </w:drawing>
      </w:r>
    </w:p>
    <w:p w14:paraId="000E942A" w14:textId="77777777" w:rsidR="006B2C0D" w:rsidRDefault="006B2C0D" w:rsidP="00B6639A">
      <w:pPr>
        <w:pStyle w:val="Lijstalinea"/>
        <w:numPr>
          <w:ilvl w:val="0"/>
          <w:numId w:val="35"/>
        </w:numPr>
      </w:pPr>
      <w:r>
        <w:t>Wat is nu na het uitvoeren van onderstaande code de waarde in variabele E?</w:t>
      </w:r>
      <w:r>
        <w:rPr>
          <w:noProof/>
          <w:lang w:eastAsia="nl-NL"/>
        </w:rPr>
        <w:drawing>
          <wp:inline distT="0" distB="0" distL="0" distR="0" wp14:anchorId="5A714E8D" wp14:editId="47DF4C57">
            <wp:extent cx="1514686" cy="3429479"/>
            <wp:effectExtent l="0" t="0" r="0"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fq5.png"/>
                    <pic:cNvPicPr/>
                  </pic:nvPicPr>
                  <pic:blipFill>
                    <a:blip r:embed="rId47">
                      <a:extLst>
                        <a:ext uri="{28A0092B-C50C-407E-A947-70E740481C1C}">
                          <a14:useLocalDpi xmlns:a14="http://schemas.microsoft.com/office/drawing/2010/main" val="0"/>
                        </a:ext>
                      </a:extLst>
                    </a:blip>
                    <a:stretch>
                      <a:fillRect/>
                    </a:stretch>
                  </pic:blipFill>
                  <pic:spPr>
                    <a:xfrm>
                      <a:off x="0" y="0"/>
                      <a:ext cx="1514686" cy="3429479"/>
                    </a:xfrm>
                    <a:prstGeom prst="rect">
                      <a:avLst/>
                    </a:prstGeom>
                  </pic:spPr>
                </pic:pic>
              </a:graphicData>
            </a:graphic>
          </wp:inline>
        </w:drawing>
      </w:r>
    </w:p>
    <w:p w14:paraId="6E3DF498" w14:textId="77777777" w:rsidR="000255C8" w:rsidRPr="000255C8" w:rsidRDefault="000255C8" w:rsidP="000255C8">
      <w:pPr>
        <w:pStyle w:val="Lijstalinea"/>
        <w:numPr>
          <w:ilvl w:val="0"/>
          <w:numId w:val="35"/>
        </w:numPr>
      </w:pPr>
      <w:r w:rsidRPr="000255C8">
        <w:t>De if statement wordt uitgevoerd als de logische-expressie false is (juist/onjuist)</w:t>
      </w:r>
    </w:p>
    <w:p w14:paraId="6F0D90B8" w14:textId="77777777" w:rsidR="000255C8" w:rsidRDefault="000255C8" w:rsidP="000255C8">
      <w:pPr>
        <w:pStyle w:val="Lijstalinea"/>
      </w:pPr>
    </w:p>
    <w:p w14:paraId="4A56BCBD" w14:textId="77777777" w:rsidR="00B25471" w:rsidRDefault="00B475B7" w:rsidP="00B475B7">
      <w:pPr>
        <w:pStyle w:val="Kop2"/>
      </w:pPr>
      <w:bookmarkStart w:id="64" w:name="_Toc487553103"/>
      <w:r>
        <w:lastRenderedPageBreak/>
        <w:t>Antwoorden</w:t>
      </w:r>
      <w:bookmarkEnd w:id="64"/>
    </w:p>
    <w:p w14:paraId="7C938250" w14:textId="77777777" w:rsidR="007E331A" w:rsidRDefault="007E331A" w:rsidP="00C87CB6">
      <w:pPr>
        <w:pStyle w:val="Lijstalinea"/>
        <w:numPr>
          <w:ilvl w:val="0"/>
          <w:numId w:val="36"/>
        </w:numPr>
        <w:spacing w:line="720" w:lineRule="auto"/>
      </w:pPr>
      <w:r>
        <w:t>C = 6.</w:t>
      </w:r>
    </w:p>
    <w:p w14:paraId="41FB34DE" w14:textId="77777777" w:rsidR="007E331A" w:rsidRPr="009C2078" w:rsidRDefault="007E331A" w:rsidP="00C87CB6">
      <w:pPr>
        <w:pStyle w:val="Lijstalinea"/>
        <w:numPr>
          <w:ilvl w:val="0"/>
          <w:numId w:val="36"/>
        </w:numPr>
        <w:spacing w:line="720" w:lineRule="auto"/>
        <w:rPr>
          <w:lang w:val="en-US"/>
        </w:rPr>
      </w:pPr>
      <w:r w:rsidRPr="009C2078">
        <w:rPr>
          <w:lang w:val="en-US"/>
        </w:rPr>
        <w:t>C = 0 via de otherwise-case.</w:t>
      </w:r>
    </w:p>
    <w:p w14:paraId="5D280196" w14:textId="77777777" w:rsidR="007E331A" w:rsidRDefault="007E331A" w:rsidP="00C87CB6">
      <w:pPr>
        <w:pStyle w:val="Lijstalinea"/>
        <w:numPr>
          <w:ilvl w:val="0"/>
          <w:numId w:val="36"/>
        </w:numPr>
        <w:spacing w:line="720" w:lineRule="auto"/>
      </w:pPr>
      <w:r>
        <w:t>C = 0 via de otherwise-case</w:t>
      </w:r>
    </w:p>
    <w:p w14:paraId="62D1C8A2" w14:textId="77777777" w:rsidR="007E331A" w:rsidRDefault="007E331A" w:rsidP="00C87CB6">
      <w:pPr>
        <w:pStyle w:val="Lijstalinea"/>
        <w:numPr>
          <w:ilvl w:val="0"/>
          <w:numId w:val="36"/>
        </w:numPr>
        <w:spacing w:line="720" w:lineRule="auto"/>
      </w:pPr>
      <w:r>
        <w:t>E = 33</w:t>
      </w:r>
    </w:p>
    <w:p w14:paraId="250AD355" w14:textId="77777777" w:rsidR="007E331A" w:rsidRDefault="00150B0A" w:rsidP="00C87CB6">
      <w:pPr>
        <w:pStyle w:val="Lijstalinea"/>
        <w:numPr>
          <w:ilvl w:val="0"/>
          <w:numId w:val="36"/>
        </w:numPr>
        <w:spacing w:line="720" w:lineRule="auto"/>
      </w:pPr>
      <w:r>
        <w:t>E = 44</w:t>
      </w:r>
    </w:p>
    <w:p w14:paraId="2B5A2D9C" w14:textId="77777777" w:rsidR="00150B0A" w:rsidRDefault="00150B0A" w:rsidP="00C87CB6">
      <w:pPr>
        <w:pStyle w:val="Lijstalinea"/>
        <w:numPr>
          <w:ilvl w:val="0"/>
          <w:numId w:val="36"/>
        </w:numPr>
        <w:spacing w:line="720" w:lineRule="auto"/>
      </w:pPr>
      <w:r>
        <w:t>E = 66</w:t>
      </w:r>
    </w:p>
    <w:p w14:paraId="3D948952" w14:textId="55B6CA7D" w:rsidR="00150B0A" w:rsidRDefault="006B2C0D" w:rsidP="00C87CB6">
      <w:pPr>
        <w:pStyle w:val="Lijstalinea"/>
        <w:numPr>
          <w:ilvl w:val="0"/>
          <w:numId w:val="36"/>
        </w:numPr>
        <w:spacing w:line="720" w:lineRule="auto"/>
      </w:pPr>
      <w:r>
        <w:t xml:space="preserve">Dit is een strikvraag. </w:t>
      </w:r>
      <w:r w:rsidR="00A42E6F">
        <w:t>Het</w:t>
      </w:r>
      <w:r>
        <w:t xml:space="preserve"> if-statement wordt namelijk niet uitgevoerd.</w:t>
      </w:r>
    </w:p>
    <w:p w14:paraId="0664EBDB" w14:textId="77777777" w:rsidR="006B2C0D" w:rsidRDefault="006B2C0D" w:rsidP="00C87CB6">
      <w:pPr>
        <w:pStyle w:val="Lijstalinea"/>
        <w:numPr>
          <w:ilvl w:val="0"/>
          <w:numId w:val="36"/>
        </w:numPr>
        <w:spacing w:line="720" w:lineRule="auto"/>
      </w:pPr>
      <w:r>
        <w:t>E = 22</w:t>
      </w:r>
    </w:p>
    <w:p w14:paraId="4C75301A" w14:textId="608313AA" w:rsidR="000255C8" w:rsidRDefault="000255C8" w:rsidP="00B02D6E">
      <w:pPr>
        <w:pStyle w:val="Lijstalinea"/>
        <w:numPr>
          <w:ilvl w:val="0"/>
          <w:numId w:val="36"/>
        </w:numPr>
      </w:pPr>
      <w:r w:rsidRPr="000255C8">
        <w:t xml:space="preserve">Deze stelling is onjuist, </w:t>
      </w:r>
      <w:r w:rsidR="00A42E6F">
        <w:t>het</w:t>
      </w:r>
      <w:r w:rsidRPr="000255C8">
        <w:t xml:space="preserve"> statement wordt uitgevoerd als de expressie true is.</w:t>
      </w:r>
    </w:p>
    <w:p w14:paraId="68B8D499" w14:textId="77777777" w:rsidR="00150B0A" w:rsidRDefault="00150B0A" w:rsidP="00150B0A">
      <w:pPr>
        <w:pStyle w:val="Lijstalinea"/>
      </w:pPr>
    </w:p>
    <w:p w14:paraId="15C0D996" w14:textId="77777777" w:rsidR="00150B0A" w:rsidRPr="007E331A" w:rsidRDefault="00150B0A" w:rsidP="00150B0A">
      <w:pPr>
        <w:pStyle w:val="Lijstalinea"/>
      </w:pPr>
    </w:p>
    <w:p w14:paraId="22680777" w14:textId="77777777" w:rsidR="00B475B7" w:rsidRPr="003F19DA" w:rsidRDefault="00B25471" w:rsidP="003F19DA">
      <w:pPr>
        <w:rPr>
          <w:rFonts w:asciiTheme="majorHAnsi" w:eastAsiaTheme="majorEastAsia" w:hAnsiTheme="majorHAnsi" w:cstheme="majorBidi"/>
          <w:color w:val="2E74B5" w:themeColor="accent1" w:themeShade="BF"/>
          <w:sz w:val="26"/>
          <w:szCs w:val="26"/>
        </w:rPr>
      </w:pPr>
      <w:r>
        <w:br w:type="page"/>
      </w:r>
    </w:p>
    <w:p w14:paraId="0BF32E02" w14:textId="77777777" w:rsidR="00E634A5" w:rsidRDefault="00E634A5" w:rsidP="00E634A5">
      <w:pPr>
        <w:pStyle w:val="Kop1"/>
      </w:pPr>
      <w:bookmarkStart w:id="65" w:name="_Toc487553104"/>
      <w:r>
        <w:lastRenderedPageBreak/>
        <w:t>Set Path</w:t>
      </w:r>
      <w:bookmarkEnd w:id="65"/>
    </w:p>
    <w:p w14:paraId="0B38CB09" w14:textId="15AEE497" w:rsidR="000F7AB1" w:rsidRDefault="000F7AB1" w:rsidP="000F7AB1">
      <w:r>
        <w:t>Dit korte hoofdstuk behandel</w:t>
      </w:r>
      <w:r w:rsidR="00A42E6F">
        <w:t>t</w:t>
      </w:r>
      <w:r>
        <w:t xml:space="preserve"> een veel voorkomend probleem in het gebruik van Matlab. Namelijk het probleem dat </w:t>
      </w:r>
      <w:r>
        <w:rPr>
          <w:i/>
        </w:rPr>
        <w:t>zogenaamd</w:t>
      </w:r>
      <w:r>
        <w:t xml:space="preserve"> bepaalde bestanden niet worden gevonden</w:t>
      </w:r>
      <w:r w:rsidR="005921D0">
        <w:t xml:space="preserve"> door Matlab</w:t>
      </w:r>
      <w:r w:rsidR="00A42E6F">
        <w:t>,</w:t>
      </w:r>
      <w:r w:rsidR="005921D0">
        <w:t xml:space="preserve"> </w:t>
      </w:r>
      <w:r w:rsidR="00A42E6F">
        <w:t>t</w:t>
      </w:r>
      <w:r>
        <w:t>erwijl jij zeker weet dat de bestanden op je H-schijf of USB-stick staan.</w:t>
      </w:r>
    </w:p>
    <w:p w14:paraId="7D6B2222" w14:textId="6EA7ABCA" w:rsidR="005921D0" w:rsidRDefault="005921D0" w:rsidP="005921D0">
      <w:pPr>
        <w:pStyle w:val="Kop2"/>
      </w:pPr>
      <w:r>
        <w:t>Voorbereiding</w:t>
      </w:r>
    </w:p>
    <w:p w14:paraId="434816E4" w14:textId="559B2451" w:rsidR="005921D0" w:rsidRDefault="005921D0" w:rsidP="005921D0">
      <w:r>
        <w:t>Je moet om dit hoofdstuk te volgen even wat voorbereiding treffen:</w:t>
      </w:r>
    </w:p>
    <w:p w14:paraId="327E6442" w14:textId="718443AD" w:rsidR="007219CF" w:rsidRDefault="005921D0" w:rsidP="007219CF">
      <w:pPr>
        <w:pStyle w:val="Lijstalinea"/>
        <w:numPr>
          <w:ilvl w:val="0"/>
          <w:numId w:val="37"/>
        </w:numPr>
      </w:pPr>
      <w:r>
        <w:t xml:space="preserve">Maak </w:t>
      </w:r>
      <w:r w:rsidR="007219CF">
        <w:t xml:space="preserve">een script genaamd </w:t>
      </w:r>
      <w:r w:rsidR="007219CF">
        <w:rPr>
          <w:i/>
        </w:rPr>
        <w:t>anderscript.m</w:t>
      </w:r>
      <w:r w:rsidR="007219CF">
        <w:t xml:space="preserve"> aan. En vul </w:t>
      </w:r>
      <w:r w:rsidR="00A42E6F">
        <w:t>het</w:t>
      </w:r>
      <w:r w:rsidR="007219CF">
        <w:t xml:space="preserve"> met deze ene dummy-regel code: </w:t>
      </w:r>
      <w:r w:rsidR="007219CF">
        <w:rPr>
          <w:rStyle w:val="aMatlabChar"/>
        </w:rPr>
        <w:t xml:space="preserve"> </w:t>
      </w:r>
      <w:r w:rsidR="007219CF" w:rsidRPr="007219CF">
        <w:rPr>
          <w:rStyle w:val="aMatlabChar"/>
        </w:rPr>
        <w:t>1;</w:t>
      </w:r>
      <w:r w:rsidR="007219CF">
        <w:rPr>
          <w:rStyle w:val="aMatlabChar"/>
        </w:rPr>
        <w:t xml:space="preserve"> </w:t>
      </w:r>
      <w:r w:rsidR="007219CF" w:rsidRPr="007219CF">
        <w:t xml:space="preserve"> </w:t>
      </w:r>
    </w:p>
    <w:p w14:paraId="5E67B539" w14:textId="5568BB10" w:rsidR="007219CF" w:rsidRDefault="007219CF" w:rsidP="007219CF">
      <w:pPr>
        <w:pStyle w:val="Lijstalinea"/>
        <w:numPr>
          <w:ilvl w:val="0"/>
          <w:numId w:val="37"/>
        </w:numPr>
      </w:pPr>
      <w:r>
        <w:t>Sla het script op in de root-folder van je harde</w:t>
      </w:r>
      <w:r w:rsidR="00A42E6F">
        <w:t xml:space="preserve"> </w:t>
      </w:r>
      <w:r>
        <w:t>schijf</w:t>
      </w:r>
      <w:r w:rsidR="009C2078">
        <w:t xml:space="preserve"> (</w:t>
      </w:r>
      <w:r w:rsidRPr="009C2078">
        <w:t>Bijvoorbeeld C:\</w:t>
      </w:r>
      <w:r w:rsidR="009C2078" w:rsidRPr="009C2078">
        <w:t>)</w:t>
      </w:r>
      <w:r w:rsidR="009C2078">
        <w:rPr>
          <w:i/>
        </w:rPr>
        <w:t xml:space="preserve"> </w:t>
      </w:r>
      <w:r>
        <w:t xml:space="preserve"> Als je meerdere partities hebt, maakt  </w:t>
      </w:r>
      <w:r w:rsidR="00A42E6F">
        <w:t xml:space="preserve">de </w:t>
      </w:r>
      <w:r>
        <w:t>partitie</w:t>
      </w:r>
      <w:r w:rsidR="00A42E6F">
        <w:t xml:space="preserve"> niet uit,</w:t>
      </w:r>
      <w:r>
        <w:t xml:space="preserve"> </w:t>
      </w:r>
      <w:r w:rsidR="00A42E6F">
        <w:t>a</w:t>
      </w:r>
      <w:r>
        <w:t>ls het maar in de root-folder staat</w:t>
      </w:r>
      <w:r w:rsidR="00A42E6F">
        <w:t>.</w:t>
      </w:r>
    </w:p>
    <w:p w14:paraId="0968227D" w14:textId="3323FEF0" w:rsidR="007219CF" w:rsidRDefault="007219CF" w:rsidP="007219CF">
      <w:pPr>
        <w:pStyle w:val="Lijstalinea"/>
        <w:numPr>
          <w:ilvl w:val="0"/>
          <w:numId w:val="37"/>
        </w:numPr>
      </w:pPr>
      <w:r>
        <w:t xml:space="preserve">Ga nu in de Current Folder in Matlab naar een </w:t>
      </w:r>
      <w:r>
        <w:rPr>
          <w:b/>
        </w:rPr>
        <w:t xml:space="preserve">andere </w:t>
      </w:r>
      <w:r>
        <w:t xml:space="preserve">folder dan de root-folder. Het maakt niet uit welke folder, als het maar niet de root-folder is. Maak daar het script </w:t>
      </w:r>
      <w:r>
        <w:rPr>
          <w:i/>
        </w:rPr>
        <w:t>setpathexample.m</w:t>
      </w:r>
      <w:r>
        <w:t xml:space="preserve"> aan.</w:t>
      </w:r>
    </w:p>
    <w:p w14:paraId="06F816A8" w14:textId="662565C6" w:rsidR="007219CF" w:rsidRPr="005921D0" w:rsidRDefault="007219CF" w:rsidP="007219CF">
      <w:r>
        <w:t>Je bent nu klaar om onderstaande uitleg te volgen.</w:t>
      </w:r>
    </w:p>
    <w:p w14:paraId="1CD1D69D" w14:textId="77777777" w:rsidR="000F7AB1" w:rsidRDefault="000F7AB1" w:rsidP="000F7AB1">
      <w:pPr>
        <w:pStyle w:val="Kop2"/>
      </w:pPr>
      <w:bookmarkStart w:id="66" w:name="_Toc487553105"/>
      <w:r>
        <w:t>Beginnen bij het begin</w:t>
      </w:r>
      <w:bookmarkEnd w:id="66"/>
    </w:p>
    <w:p w14:paraId="3922FD4F" w14:textId="77777777" w:rsidR="000F7AB1" w:rsidRDefault="0042300B" w:rsidP="000F7AB1">
      <w:pPr>
        <w:keepNext/>
      </w:pPr>
      <w:r>
        <w:rPr>
          <w:noProof/>
          <w:lang w:eastAsia="nl-NL"/>
        </w:rPr>
        <w:drawing>
          <wp:inline distT="0" distB="0" distL="0" distR="0" wp14:anchorId="5C808CA1" wp14:editId="4A9FF353">
            <wp:extent cx="5760720" cy="3120390"/>
            <wp:effectExtent l="0" t="0" r="0" b="381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UIExample0.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0E5C82FD" w14:textId="67F7FF8D" w:rsidR="000F7AB1" w:rsidRDefault="000F7AB1" w:rsidP="000F7AB1">
      <w:pPr>
        <w:pStyle w:val="Bijschrift"/>
        <w:jc w:val="center"/>
      </w:pPr>
      <w:bookmarkStart w:id="67" w:name="_Ref476926645"/>
      <w:r>
        <w:t xml:space="preserve">Figuur </w:t>
      </w:r>
      <w:r w:rsidR="00135CF1">
        <w:fldChar w:fldCharType="begin"/>
      </w:r>
      <w:r w:rsidR="00135CF1">
        <w:instrText xml:space="preserve"> SEQ Figuur \* ARABIC </w:instrText>
      </w:r>
      <w:r w:rsidR="00135CF1">
        <w:fldChar w:fldCharType="separate"/>
      </w:r>
      <w:r w:rsidR="00C26B2F">
        <w:rPr>
          <w:noProof/>
        </w:rPr>
        <w:t>24</w:t>
      </w:r>
      <w:r w:rsidR="00135CF1">
        <w:rPr>
          <w:noProof/>
        </w:rPr>
        <w:fldChar w:fldCharType="end"/>
      </w:r>
      <w:bookmarkEnd w:id="67"/>
      <w:r w:rsidR="0042300B">
        <w:t>: Onze start</w:t>
      </w:r>
      <w:del w:id="68" w:author="Faber, H." w:date="2017-10-23T11:24:00Z">
        <w:r w:rsidR="0042300B" w:rsidDel="00A42E6F">
          <w:delText xml:space="preserve"> </w:delText>
        </w:r>
      </w:del>
      <w:r w:rsidR="0042300B">
        <w:t>situatie: hoeveel bestanden staan er in de Current Folder?</w:t>
      </w:r>
    </w:p>
    <w:p w14:paraId="43BE5BF8" w14:textId="1B2AF922" w:rsidR="007219CF" w:rsidRDefault="0042300B" w:rsidP="0042300B">
      <w:r>
        <w:t xml:space="preserve">In </w:t>
      </w:r>
      <w:r>
        <w:fldChar w:fldCharType="begin"/>
      </w:r>
      <w:r>
        <w:instrText xml:space="preserve"> REF _Ref476926645 \h </w:instrText>
      </w:r>
      <w:r>
        <w:fldChar w:fldCharType="separate"/>
      </w:r>
      <w:r w:rsidR="00C26B2F">
        <w:t xml:space="preserve">Figuur </w:t>
      </w:r>
      <w:r w:rsidR="00C26B2F">
        <w:rPr>
          <w:noProof/>
        </w:rPr>
        <w:t>24</w:t>
      </w:r>
      <w:r>
        <w:fldChar w:fldCharType="end"/>
      </w:r>
      <w:r>
        <w:t xml:space="preserve"> is </w:t>
      </w:r>
      <w:r w:rsidR="00A42E6F">
        <w:t>de</w:t>
      </w:r>
      <w:r>
        <w:t xml:space="preserve"> startsituatie te zien.</w:t>
      </w:r>
    </w:p>
    <w:p w14:paraId="0A26ED55" w14:textId="0F9616A2" w:rsidR="007219CF" w:rsidRDefault="007219CF" w:rsidP="0042300B">
      <w:pPr>
        <w:rPr>
          <w:i/>
        </w:rPr>
      </w:pPr>
      <w:r>
        <w:rPr>
          <w:i/>
        </w:rPr>
        <w:t xml:space="preserve">In welke folder staat ons script setpathexample.m in </w:t>
      </w:r>
      <w:r>
        <w:rPr>
          <w:i/>
        </w:rPr>
        <w:fldChar w:fldCharType="begin"/>
      </w:r>
      <w:r>
        <w:rPr>
          <w:i/>
        </w:rPr>
        <w:instrText xml:space="preserve"> REF _Ref476926645 \h </w:instrText>
      </w:r>
      <w:r>
        <w:rPr>
          <w:i/>
        </w:rPr>
      </w:r>
      <w:r>
        <w:rPr>
          <w:i/>
        </w:rPr>
        <w:fldChar w:fldCharType="separate"/>
      </w:r>
      <w:r w:rsidR="00C26B2F">
        <w:t xml:space="preserve">Figuur </w:t>
      </w:r>
      <w:r w:rsidR="00C26B2F">
        <w:rPr>
          <w:noProof/>
        </w:rPr>
        <w:t>24</w:t>
      </w:r>
      <w:r>
        <w:rPr>
          <w:i/>
        </w:rPr>
        <w:fldChar w:fldCharType="end"/>
      </w:r>
      <w:r>
        <w:rPr>
          <w:i/>
        </w:rPr>
        <w:t>?</w:t>
      </w:r>
    </w:p>
    <w:p w14:paraId="0BEF02D2" w14:textId="7DDFA3BF" w:rsidR="007219CF" w:rsidRPr="007219CF" w:rsidRDefault="007219CF" w:rsidP="0042300B">
      <w:r w:rsidRPr="007219CF">
        <w:t xml:space="preserve">Zoals je kunt in </w:t>
      </w:r>
      <w:r w:rsidRPr="007219CF">
        <w:fldChar w:fldCharType="begin"/>
      </w:r>
      <w:r w:rsidRPr="007219CF">
        <w:instrText xml:space="preserve"> REF _Ref476926645 \h  \* MERGEFORMAT </w:instrText>
      </w:r>
      <w:r w:rsidRPr="007219CF">
        <w:fldChar w:fldCharType="separate"/>
      </w:r>
      <w:r w:rsidR="00C26B2F">
        <w:t xml:space="preserve">Figuur </w:t>
      </w:r>
      <w:r w:rsidR="00C26B2F">
        <w:rPr>
          <w:noProof/>
        </w:rPr>
        <w:t>24</w:t>
      </w:r>
      <w:r w:rsidRPr="007219CF">
        <w:fldChar w:fldCharType="end"/>
      </w:r>
      <w:r w:rsidRPr="007219CF">
        <w:t xml:space="preserve"> is het path</w:t>
      </w:r>
      <w:r>
        <w:t xml:space="preserve"> van het script</w:t>
      </w:r>
      <w:r w:rsidRPr="007219CF">
        <w:t>: C:\tmp</w:t>
      </w:r>
      <w:r w:rsidR="00A42E6F">
        <w:t xml:space="preserve"> (bij jou kan het dus een andere folder zijn)</w:t>
      </w:r>
      <w:r>
        <w:t>.</w:t>
      </w:r>
    </w:p>
    <w:p w14:paraId="0E19DBBC" w14:textId="6C79FE1D" w:rsidR="0042300B" w:rsidRDefault="0042300B" w:rsidP="0042300B">
      <w:r>
        <w:t xml:space="preserve">In de </w:t>
      </w:r>
      <w:r w:rsidRPr="009C2078">
        <w:rPr>
          <w:i/>
        </w:rPr>
        <w:t>Current Folder</w:t>
      </w:r>
      <w:r>
        <w:t xml:space="preserve"> staat ons huidig geopende script. We breiden het script </w:t>
      </w:r>
      <w:r w:rsidR="000C582E">
        <w:t>door in dit script</w:t>
      </w:r>
      <w:r>
        <w:t xml:space="preserve"> een ander script aan</w:t>
      </w:r>
      <w:r w:rsidR="000C582E">
        <w:t xml:space="preserve"> te roepen</w:t>
      </w:r>
      <w:r>
        <w:t xml:space="preserve"> met de naam </w:t>
      </w:r>
      <w:r>
        <w:rPr>
          <w:i/>
        </w:rPr>
        <w:t>anderscript</w:t>
      </w:r>
      <w:r w:rsidR="0059506E">
        <w:rPr>
          <w:i/>
        </w:rPr>
        <w:t xml:space="preserve"> </w:t>
      </w:r>
      <w:r w:rsidR="0059506E">
        <w:t xml:space="preserve">(zie </w:t>
      </w:r>
      <w:r w:rsidR="00707C47">
        <w:fldChar w:fldCharType="begin"/>
      </w:r>
      <w:r w:rsidR="00707C47">
        <w:instrText xml:space="preserve"> REF _Ref477259979 \h </w:instrText>
      </w:r>
      <w:r w:rsidR="00707C47">
        <w:fldChar w:fldCharType="separate"/>
      </w:r>
      <w:r w:rsidR="00C26B2F">
        <w:t xml:space="preserve">Figuur </w:t>
      </w:r>
      <w:r w:rsidR="00C26B2F">
        <w:rPr>
          <w:noProof/>
        </w:rPr>
        <w:t>25</w:t>
      </w:r>
      <w:r w:rsidR="00707C47">
        <w:fldChar w:fldCharType="end"/>
      </w:r>
      <w:r w:rsidR="00707C47">
        <w:t>)</w:t>
      </w:r>
      <w:r>
        <w:t>.</w:t>
      </w:r>
    </w:p>
    <w:p w14:paraId="110F7B24" w14:textId="77777777" w:rsidR="0042300B" w:rsidRDefault="0042300B" w:rsidP="0042300B">
      <w:r>
        <w:rPr>
          <w:noProof/>
          <w:lang w:eastAsia="nl-NL"/>
        </w:rPr>
        <w:lastRenderedPageBreak/>
        <w:drawing>
          <wp:inline distT="0" distB="0" distL="0" distR="0" wp14:anchorId="75469423" wp14:editId="2FADEC84">
            <wp:extent cx="5760720" cy="3714115"/>
            <wp:effectExtent l="0" t="0" r="0" b="635"/>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UIExample1.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714115"/>
                    </a:xfrm>
                    <a:prstGeom prst="rect">
                      <a:avLst/>
                    </a:prstGeom>
                  </pic:spPr>
                </pic:pic>
              </a:graphicData>
            </a:graphic>
          </wp:inline>
        </w:drawing>
      </w:r>
    </w:p>
    <w:p w14:paraId="19F3BE44" w14:textId="77777777" w:rsidR="0042300B" w:rsidRDefault="0042300B" w:rsidP="0042300B">
      <w:pPr>
        <w:pStyle w:val="Bijschrift"/>
        <w:jc w:val="center"/>
      </w:pPr>
      <w:bookmarkStart w:id="69" w:name="_Ref477259979"/>
      <w:r>
        <w:t xml:space="preserve">Figuur </w:t>
      </w:r>
      <w:r w:rsidR="00135CF1">
        <w:fldChar w:fldCharType="begin"/>
      </w:r>
      <w:r w:rsidR="00135CF1">
        <w:instrText xml:space="preserve"> SEQ Figuur \* ARABIC </w:instrText>
      </w:r>
      <w:r w:rsidR="00135CF1">
        <w:fldChar w:fldCharType="separate"/>
      </w:r>
      <w:r w:rsidR="00C26B2F">
        <w:rPr>
          <w:noProof/>
        </w:rPr>
        <w:t>25</w:t>
      </w:r>
      <w:r w:rsidR="00135CF1">
        <w:rPr>
          <w:noProof/>
        </w:rPr>
        <w:fldChar w:fldCharType="end"/>
      </w:r>
      <w:bookmarkEnd w:id="69"/>
      <w:r>
        <w:t>: Het script roept nu een ander script aan (met de naam ‘anderscript’).</w:t>
      </w:r>
    </w:p>
    <w:p w14:paraId="36D6F44C" w14:textId="754BBB62" w:rsidR="0042300B" w:rsidRDefault="000C582E" w:rsidP="0042300B">
      <w:pPr>
        <w:rPr>
          <w:i/>
        </w:rPr>
      </w:pPr>
      <w:r>
        <w:t xml:space="preserve">Run nu sethpathexample. </w:t>
      </w:r>
      <w:r w:rsidR="0042300B">
        <w:t>Het aanroepen van anderscript gaat mis</w:t>
      </w:r>
      <w:r>
        <w:t>!</w:t>
      </w:r>
      <w:r w:rsidR="0042300B">
        <w:t xml:space="preserve"> </w:t>
      </w:r>
      <w:r>
        <w:t>Matlab komt met de foutmelding ‘undefined function or variable’. Eigenlijk zou de foutmelding moeten zijn: ‘undefined function, script or variable’, maar de makers van Matlab waren lui, zoals iedere zichzelf respecterende programmeur. Het probleem komt doordat</w:t>
      </w:r>
      <w:r w:rsidR="0042300B">
        <w:t xml:space="preserve"> Matlab niet weet waar het script met de naam </w:t>
      </w:r>
      <w:r w:rsidR="0042300B">
        <w:rPr>
          <w:i/>
        </w:rPr>
        <w:t>anderscript</w:t>
      </w:r>
      <w:r w:rsidR="0042300B">
        <w:t xml:space="preserve"> moet </w:t>
      </w:r>
      <w:r w:rsidR="00707C47">
        <w:t>worden gezocht</w:t>
      </w:r>
      <w:r w:rsidR="0042300B">
        <w:t xml:space="preserve">. </w:t>
      </w:r>
      <w:r w:rsidR="005921D0">
        <w:t xml:space="preserve">Het andere script staat immers niet in de Current Folder. </w:t>
      </w:r>
      <w:r w:rsidR="0042300B">
        <w:t>De oplossing voor dit probleem is</w:t>
      </w:r>
      <w:r>
        <w:t xml:space="preserve"> de opdracht</w:t>
      </w:r>
      <w:r w:rsidR="0042300B">
        <w:t xml:space="preserve"> </w:t>
      </w:r>
      <w:r w:rsidR="0042300B">
        <w:rPr>
          <w:i/>
        </w:rPr>
        <w:t>Set Path</w:t>
      </w:r>
      <w:r w:rsidR="00707C47">
        <w:rPr>
          <w:i/>
        </w:rPr>
        <w:t>.</w:t>
      </w:r>
    </w:p>
    <w:tbl>
      <w:tblPr>
        <w:tblStyle w:val="Tabelraster"/>
        <w:tblW w:w="0" w:type="auto"/>
        <w:tblLook w:val="04A0" w:firstRow="1" w:lastRow="0" w:firstColumn="1" w:lastColumn="0" w:noHBand="0" w:noVBand="1"/>
      </w:tblPr>
      <w:tblGrid>
        <w:gridCol w:w="9062"/>
      </w:tblGrid>
      <w:tr w:rsidR="00AD11FC" w14:paraId="09939312" w14:textId="77777777" w:rsidTr="00AD11FC">
        <w:tc>
          <w:tcPr>
            <w:tcW w:w="9062" w:type="dxa"/>
            <w:shd w:val="clear" w:color="auto" w:fill="FF0000"/>
          </w:tcPr>
          <w:p w14:paraId="6F66C6EC" w14:textId="77777777" w:rsidR="00AD11FC" w:rsidRDefault="00AD11FC" w:rsidP="0042300B">
            <w:pPr>
              <w:rPr>
                <w:i/>
              </w:rPr>
            </w:pPr>
          </w:p>
          <w:p w14:paraId="54EA383B" w14:textId="790B174E" w:rsidR="00AD11FC" w:rsidRPr="00AD11FC" w:rsidRDefault="00AD11FC" w:rsidP="005921D0">
            <w:pPr>
              <w:jc w:val="center"/>
              <w:rPr>
                <w:color w:val="FFFFFF" w:themeColor="background1"/>
              </w:rPr>
            </w:pPr>
            <w:r w:rsidRPr="00AD11FC">
              <w:rPr>
                <w:color w:val="FFFFFF" w:themeColor="background1"/>
              </w:rPr>
              <w:t>Volg vanaf dit punt de beschrijvingen van de afbeeldingen</w:t>
            </w:r>
            <w:r w:rsidR="005921D0">
              <w:rPr>
                <w:color w:val="FFFFFF" w:themeColor="background1"/>
              </w:rPr>
              <w:t>!</w:t>
            </w:r>
          </w:p>
          <w:p w14:paraId="387C09DF" w14:textId="77777777" w:rsidR="00AD11FC" w:rsidRPr="00AD11FC" w:rsidRDefault="00AD11FC" w:rsidP="0042300B"/>
        </w:tc>
      </w:tr>
    </w:tbl>
    <w:p w14:paraId="7D7DD1F5" w14:textId="77777777" w:rsidR="00AD11FC" w:rsidRDefault="00AD11FC" w:rsidP="0042300B">
      <w:pPr>
        <w:rPr>
          <w:i/>
        </w:rPr>
      </w:pPr>
    </w:p>
    <w:p w14:paraId="5EEC9B97" w14:textId="75608A7F" w:rsidR="0042300B" w:rsidRDefault="0042300B" w:rsidP="0042300B">
      <w:pPr>
        <w:pStyle w:val="Kop2"/>
      </w:pPr>
      <w:bookmarkStart w:id="70" w:name="_Toc487553106"/>
      <w:r>
        <w:t xml:space="preserve">De oplossing voor </w:t>
      </w:r>
      <w:r w:rsidR="000C582E">
        <w:t>het</w:t>
      </w:r>
      <w:r>
        <w:t xml:space="preserve"> probleem</w:t>
      </w:r>
      <w:bookmarkEnd w:id="70"/>
    </w:p>
    <w:p w14:paraId="69242C3A" w14:textId="633C5033" w:rsidR="000C582E" w:rsidRPr="000C582E" w:rsidRDefault="000C582E" w:rsidP="0042300B">
      <w:pPr>
        <w:rPr>
          <w:noProof/>
          <w:rPrChange w:id="71" w:author="Faber, H." w:date="2017-10-23T11:37:00Z">
            <w:rPr>
              <w:noProof/>
              <w:lang w:val="en-US"/>
            </w:rPr>
          </w:rPrChange>
        </w:rPr>
      </w:pPr>
      <w:r w:rsidRPr="000C582E">
        <w:rPr>
          <w:noProof/>
          <w:rPrChange w:id="72" w:author="Faber, H." w:date="2017-10-23T11:37:00Z">
            <w:rPr>
              <w:noProof/>
              <w:lang w:val="en-US"/>
            </w:rPr>
          </w:rPrChange>
        </w:rPr>
        <w:t xml:space="preserve">Volg het hieronder getoonde recept: </w:t>
      </w:r>
    </w:p>
    <w:p w14:paraId="3619C5CD" w14:textId="77777777" w:rsidR="0042300B" w:rsidRDefault="0042300B" w:rsidP="0042300B">
      <w:r>
        <w:rPr>
          <w:noProof/>
          <w:lang w:eastAsia="nl-NL"/>
        </w:rPr>
        <w:lastRenderedPageBreak/>
        <w:drawing>
          <wp:inline distT="0" distB="0" distL="0" distR="0" wp14:anchorId="3E5749B6" wp14:editId="35B3A914">
            <wp:extent cx="5760720" cy="3714115"/>
            <wp:effectExtent l="0" t="0" r="0" b="635"/>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UIExample2.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714115"/>
                    </a:xfrm>
                    <a:prstGeom prst="rect">
                      <a:avLst/>
                    </a:prstGeom>
                  </pic:spPr>
                </pic:pic>
              </a:graphicData>
            </a:graphic>
          </wp:inline>
        </w:drawing>
      </w:r>
    </w:p>
    <w:p w14:paraId="15C60A10" w14:textId="77777777" w:rsidR="0042300B" w:rsidRDefault="0042300B" w:rsidP="0042300B">
      <w:pPr>
        <w:pStyle w:val="Bijschrift"/>
        <w:jc w:val="center"/>
      </w:pPr>
      <w:r>
        <w:t xml:space="preserve">Figuur </w:t>
      </w:r>
      <w:r w:rsidR="00135CF1">
        <w:fldChar w:fldCharType="begin"/>
      </w:r>
      <w:r w:rsidR="00135CF1">
        <w:instrText xml:space="preserve"> SEQ Figuur \* ARABIC </w:instrText>
      </w:r>
      <w:r w:rsidR="00135CF1">
        <w:fldChar w:fldCharType="separate"/>
      </w:r>
      <w:r w:rsidR="00C26B2F">
        <w:rPr>
          <w:noProof/>
        </w:rPr>
        <w:t>26</w:t>
      </w:r>
      <w:r w:rsidR="00135CF1">
        <w:rPr>
          <w:noProof/>
        </w:rPr>
        <w:fldChar w:fldCharType="end"/>
      </w:r>
      <w:r>
        <w:t>: De Set Path optie staat in het tabblad HOME.</w:t>
      </w:r>
    </w:p>
    <w:p w14:paraId="697CD151" w14:textId="77777777" w:rsidR="0042300B" w:rsidRDefault="004B2FDC" w:rsidP="0042300B">
      <w:r>
        <w:rPr>
          <w:noProof/>
          <w:lang w:eastAsia="nl-NL"/>
        </w:rPr>
        <w:drawing>
          <wp:inline distT="0" distB="0" distL="0" distR="0" wp14:anchorId="486A3590" wp14:editId="2D95B23A">
            <wp:extent cx="5760720" cy="3120390"/>
            <wp:effectExtent l="0" t="0" r="0" b="381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UIExample2-setpaht2-addfolder2.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7476F188" w14:textId="6FC1EB41" w:rsidR="0042300B" w:rsidRDefault="0042300B" w:rsidP="0042300B">
      <w:pPr>
        <w:pStyle w:val="Bijschrift"/>
        <w:jc w:val="center"/>
      </w:pPr>
      <w:r>
        <w:t xml:space="preserve">Figuur </w:t>
      </w:r>
      <w:r w:rsidR="00135CF1">
        <w:fldChar w:fldCharType="begin"/>
      </w:r>
      <w:r w:rsidR="00135CF1">
        <w:instrText xml:space="preserve"> SEQ Figuur \* ARABIC </w:instrText>
      </w:r>
      <w:r w:rsidR="00135CF1">
        <w:fldChar w:fldCharType="separate"/>
      </w:r>
      <w:r w:rsidR="00C26B2F">
        <w:rPr>
          <w:noProof/>
        </w:rPr>
        <w:t>27</w:t>
      </w:r>
      <w:r w:rsidR="00135CF1">
        <w:rPr>
          <w:noProof/>
        </w:rPr>
        <w:fldChar w:fldCharType="end"/>
      </w:r>
      <w:r>
        <w:t xml:space="preserve">: </w:t>
      </w:r>
      <w:r w:rsidR="005921D0">
        <w:t>Druk op Add folder om de folder met een script toe te wijzen.</w:t>
      </w:r>
    </w:p>
    <w:p w14:paraId="121CD7D5" w14:textId="77777777" w:rsidR="004B2FDC" w:rsidRDefault="004B2FDC" w:rsidP="004B2FDC">
      <w:r>
        <w:rPr>
          <w:noProof/>
          <w:lang w:eastAsia="nl-NL"/>
        </w:rPr>
        <w:lastRenderedPageBreak/>
        <w:drawing>
          <wp:inline distT="0" distB="0" distL="0" distR="0" wp14:anchorId="62E31789" wp14:editId="3D0AD303">
            <wp:extent cx="5760720" cy="3120390"/>
            <wp:effectExtent l="0" t="0" r="0" b="381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UIExample2-setpaht2-addfolder3.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7790CFBB" w14:textId="7C35007B" w:rsidR="004B2FDC" w:rsidRDefault="004B2FDC" w:rsidP="004B2FDC">
      <w:pPr>
        <w:pStyle w:val="Bijschrift"/>
        <w:jc w:val="center"/>
      </w:pPr>
      <w:r>
        <w:t xml:space="preserve">Figuur </w:t>
      </w:r>
      <w:r w:rsidR="00135CF1">
        <w:fldChar w:fldCharType="begin"/>
      </w:r>
      <w:r w:rsidR="00135CF1">
        <w:instrText xml:space="preserve"> SEQ Figuur \* ARABIC </w:instrText>
      </w:r>
      <w:r w:rsidR="00135CF1">
        <w:fldChar w:fldCharType="separate"/>
      </w:r>
      <w:r w:rsidR="00C26B2F">
        <w:rPr>
          <w:noProof/>
        </w:rPr>
        <w:t>28</w:t>
      </w:r>
      <w:r w:rsidR="00135CF1">
        <w:rPr>
          <w:noProof/>
        </w:rPr>
        <w:fldChar w:fldCharType="end"/>
      </w:r>
      <w:r>
        <w:t>: Het script roept nu een ander script aan (met de naam ‘anderscript’).</w:t>
      </w:r>
      <w:r w:rsidR="005921D0">
        <w:t xml:space="preserve"> Druk op Map selecteren.</w:t>
      </w:r>
    </w:p>
    <w:p w14:paraId="097E3279" w14:textId="77777777" w:rsidR="0042300B" w:rsidRPr="0042300B" w:rsidRDefault="004B2FDC" w:rsidP="0042300B">
      <w:r>
        <w:rPr>
          <w:noProof/>
          <w:lang w:eastAsia="nl-NL"/>
        </w:rPr>
        <w:drawing>
          <wp:inline distT="0" distB="0" distL="0" distR="0" wp14:anchorId="634DF7AC" wp14:editId="41237CAB">
            <wp:extent cx="5760720" cy="3120390"/>
            <wp:effectExtent l="0" t="0" r="0" b="3810"/>
            <wp:docPr id="128" name="Afbeelding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GUIExample2-setpaht2-addfolder4.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4962F10C" w14:textId="77777777" w:rsidR="004B2FDC" w:rsidRDefault="004B2FDC" w:rsidP="004B2FDC">
      <w:pPr>
        <w:pStyle w:val="Bijschrift"/>
        <w:jc w:val="center"/>
      </w:pPr>
      <w:r>
        <w:t xml:space="preserve">Figuur </w:t>
      </w:r>
      <w:r w:rsidR="00135CF1">
        <w:fldChar w:fldCharType="begin"/>
      </w:r>
      <w:r w:rsidR="00135CF1">
        <w:instrText xml:space="preserve"> SEQ Figuur \* ARABIC </w:instrText>
      </w:r>
      <w:r w:rsidR="00135CF1">
        <w:fldChar w:fldCharType="separate"/>
      </w:r>
      <w:r w:rsidR="00C26B2F">
        <w:rPr>
          <w:noProof/>
        </w:rPr>
        <w:t>29</w:t>
      </w:r>
      <w:r w:rsidR="00135CF1">
        <w:rPr>
          <w:noProof/>
        </w:rPr>
        <w:fldChar w:fldCharType="end"/>
      </w:r>
      <w:r>
        <w:t>: Het script roept nu een ander script aan (met de naam ‘anderscript’).</w:t>
      </w:r>
    </w:p>
    <w:p w14:paraId="73C62FD3" w14:textId="77777777" w:rsidR="0042300B" w:rsidRDefault="004B2FDC" w:rsidP="0042300B">
      <w:r>
        <w:t xml:space="preserve">Nu moet op </w:t>
      </w:r>
      <w:r>
        <w:rPr>
          <w:b/>
        </w:rPr>
        <w:t>save</w:t>
      </w:r>
      <w:r>
        <w:t xml:space="preserve"> worden gedrukt.</w:t>
      </w:r>
    </w:p>
    <w:p w14:paraId="1525A306" w14:textId="13AE198F" w:rsidR="00AD11FC" w:rsidRPr="006E00C0" w:rsidRDefault="000C582E" w:rsidP="0042300B">
      <w:r>
        <w:t>Als het goed is</w:t>
      </w:r>
      <w:r w:rsidR="004B2FDC">
        <w:t xml:space="preserve"> kan </w:t>
      </w:r>
      <w:r w:rsidR="006E00C0">
        <w:t>ons</w:t>
      </w:r>
      <w:r w:rsidR="004B2FDC">
        <w:t xml:space="preserve"> script </w:t>
      </w:r>
      <w:r>
        <w:t xml:space="preserve">nu </w:t>
      </w:r>
      <w:r w:rsidR="006E00C0">
        <w:t>goed</w:t>
      </w:r>
      <w:r w:rsidR="004B2FDC">
        <w:t xml:space="preserve"> worden uitgevoerd. </w:t>
      </w:r>
      <w:r w:rsidR="006E00C0">
        <w:t xml:space="preserve">Matlab weet waar het moet zoeken naar een script met de naam </w:t>
      </w:r>
      <w:r w:rsidR="006E00C0">
        <w:rPr>
          <w:i/>
        </w:rPr>
        <w:t>anderscript.m</w:t>
      </w:r>
      <w:r w:rsidR="006E00C0">
        <w:t xml:space="preserve">. </w:t>
      </w:r>
    </w:p>
    <w:p w14:paraId="5FEBC9E9" w14:textId="77777777" w:rsidR="00AD11FC" w:rsidRDefault="00AD11FC" w:rsidP="00AD11FC">
      <w:pPr>
        <w:pStyle w:val="Kop2"/>
      </w:pPr>
      <w:bookmarkStart w:id="73" w:name="_Toc487553107"/>
      <w:r>
        <w:t>Conclusie</w:t>
      </w:r>
      <w:bookmarkEnd w:id="73"/>
    </w:p>
    <w:p w14:paraId="73ADDA57" w14:textId="6277B2CE" w:rsidR="004B2FDC" w:rsidRDefault="004B2FDC" w:rsidP="00AD11FC">
      <w:r>
        <w:t xml:space="preserve">De conclusie </w:t>
      </w:r>
      <w:r w:rsidR="00AD11FC">
        <w:t>is dat Matlab moet weten waar het</w:t>
      </w:r>
      <w:r>
        <w:t xml:space="preserve"> script staat. Als Matlab dit niet weet gaat </w:t>
      </w:r>
      <w:r w:rsidR="005760D6">
        <w:t xml:space="preserve">hij </w:t>
      </w:r>
      <w:r>
        <w:t xml:space="preserve">het niet </w:t>
      </w:r>
      <w:r w:rsidR="005760D6">
        <w:t xml:space="preserve">voor je </w:t>
      </w:r>
      <w:r>
        <w:t xml:space="preserve">zoeken. </w:t>
      </w:r>
      <w:r w:rsidR="005760D6">
        <w:t xml:space="preserve">Matlab is, net als haar makers, lui. </w:t>
      </w:r>
      <w:r>
        <w:t>Jij moet Matlab wijzen naar de juiste plek. Dat doe je met Set Path.</w:t>
      </w:r>
    </w:p>
    <w:p w14:paraId="6F9E2E9E" w14:textId="19173A53" w:rsidR="004B2FDC" w:rsidRDefault="001A17DF" w:rsidP="0042300B">
      <w:r>
        <w:t xml:space="preserve">Er zijn geen opdrachten </w:t>
      </w:r>
      <w:r w:rsidR="005760D6">
        <w:t>voor</w:t>
      </w:r>
      <w:r>
        <w:t xml:space="preserve"> hoofdstuk 5. </w:t>
      </w:r>
    </w:p>
    <w:p w14:paraId="226F5CB6" w14:textId="77777777" w:rsidR="004B2FDC" w:rsidRPr="004B2FDC" w:rsidRDefault="004B2FDC" w:rsidP="0042300B"/>
    <w:p w14:paraId="25446898" w14:textId="77777777" w:rsidR="00E13F0D" w:rsidRDefault="00E13F0D" w:rsidP="00E13F0D">
      <w:pPr>
        <w:pStyle w:val="Kop1"/>
      </w:pPr>
      <w:bookmarkStart w:id="74" w:name="_Toc487553108"/>
      <w:r>
        <w:t>Bronnen</w:t>
      </w:r>
      <w:bookmarkEnd w:id="74"/>
    </w:p>
    <w:p w14:paraId="4C6D44B8" w14:textId="77777777" w:rsidR="007B2396" w:rsidRDefault="00135CF1" w:rsidP="00BC180B">
      <w:pPr>
        <w:pStyle w:val="Lijstalinea"/>
        <w:numPr>
          <w:ilvl w:val="0"/>
          <w:numId w:val="22"/>
        </w:numPr>
      </w:pPr>
      <w:hyperlink r:id="rId54" w:history="1">
        <w:r w:rsidR="007B2396" w:rsidRPr="00654727">
          <w:rPr>
            <w:rStyle w:val="Hyperlink"/>
          </w:rPr>
          <w:t>https://nl.mathworks.com/help/matlab/logical-operations.html</w:t>
        </w:r>
      </w:hyperlink>
    </w:p>
    <w:p w14:paraId="16F214D9" w14:textId="77777777" w:rsidR="00BC180B" w:rsidRDefault="00135CF1" w:rsidP="00BC180B">
      <w:pPr>
        <w:pStyle w:val="Lijstalinea"/>
        <w:numPr>
          <w:ilvl w:val="0"/>
          <w:numId w:val="22"/>
        </w:numPr>
      </w:pPr>
      <w:hyperlink r:id="rId55" w:history="1">
        <w:r w:rsidR="00BC180B" w:rsidRPr="00654727">
          <w:rPr>
            <w:rStyle w:val="Hyperlink"/>
          </w:rPr>
          <w:t>https://nl.mathworks.com/help/matlab/ref/and.html</w:t>
        </w:r>
      </w:hyperlink>
    </w:p>
    <w:p w14:paraId="60167FAE" w14:textId="77777777" w:rsidR="007B2396" w:rsidRPr="00E13F0D" w:rsidRDefault="00135CF1" w:rsidP="001A756A">
      <w:pPr>
        <w:pStyle w:val="Lijstalinea"/>
        <w:numPr>
          <w:ilvl w:val="0"/>
          <w:numId w:val="20"/>
        </w:numPr>
      </w:pPr>
      <w:hyperlink r:id="rId56" w:history="1">
        <w:r w:rsidR="007B2396" w:rsidRPr="00654727">
          <w:rPr>
            <w:rStyle w:val="Hyperlink"/>
          </w:rPr>
          <w:t>https://nl.mathworks.com/help/matlab/ref/or.html</w:t>
        </w:r>
      </w:hyperlink>
    </w:p>
    <w:p w14:paraId="5A2D0E8D" w14:textId="77777777" w:rsidR="009A5658" w:rsidRPr="009A5658" w:rsidRDefault="009A5658" w:rsidP="009A5658"/>
    <w:sectPr w:rsidR="009A5658" w:rsidRPr="009A5658" w:rsidSect="00673EB6">
      <w:footerReference w:type="default" r:id="rId57"/>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Faber, H." w:date="2017-10-11T17:20:00Z" w:initials="FH">
    <w:p w14:paraId="60F6CC6B" w14:textId="1DEF880F" w:rsidR="008B3DDD" w:rsidRDefault="008B3DDD">
      <w:pPr>
        <w:pStyle w:val="Tekstopmerking"/>
      </w:pPr>
      <w:r>
        <w:rPr>
          <w:rStyle w:val="Verwijzingopmerking"/>
        </w:rPr>
        <w:annotationRef/>
      </w:r>
      <w:r>
        <w:t>Er worden steeds voorbeelden met A en B gegeven. Is het mogelijk om A en B ergens te omschrijven zodat ze iets bt relevants betekenen. Dan kan je daarna wel steeds naar A en B blijven verwijzen (maar logische namen zijn misschien prettiger voor studenten)</w:t>
      </w:r>
    </w:p>
  </w:comment>
  <w:comment w:id="18" w:author="Faber, H." w:date="2017-10-11T17:06:00Z" w:initials="FH">
    <w:p w14:paraId="378F65D2" w14:textId="52146867" w:rsidR="008B3DDD" w:rsidRDefault="008B3DDD">
      <w:pPr>
        <w:pStyle w:val="Tekstopmerking"/>
      </w:pPr>
      <w:r>
        <w:rPr>
          <w:rStyle w:val="Verwijzingopmerking"/>
        </w:rPr>
        <w:annotationRef/>
      </w:r>
      <w:r>
        <w:t>Niet met een matrix maar met een vector. Anders wordt het te lastig in 1 keer.</w:t>
      </w:r>
    </w:p>
  </w:comment>
  <w:comment w:id="19" w:author="Faber, H." w:date="2017-10-11T17:07:00Z" w:initials="FH">
    <w:p w14:paraId="73F61B1B" w14:textId="1D8A30FD" w:rsidR="008B3DDD" w:rsidRDefault="008B3DDD">
      <w:pPr>
        <w:pStyle w:val="Tekstopmerking"/>
      </w:pPr>
      <w:r>
        <w:rPr>
          <w:rStyle w:val="Verwijzingopmerking"/>
        </w:rPr>
        <w:annotationRef/>
      </w:r>
      <w:r>
        <w:t>Opdracht zelf doen</w:t>
      </w:r>
    </w:p>
  </w:comment>
  <w:comment w:id="25" w:author="Faber, H." w:date="2017-10-11T17:12:00Z" w:initials="FH">
    <w:p w14:paraId="05A7E392" w14:textId="5E7A0B6F" w:rsidR="008B3DDD" w:rsidRDefault="008B3DDD">
      <w:pPr>
        <w:pStyle w:val="Tekstopmerking"/>
      </w:pPr>
      <w:r>
        <w:rPr>
          <w:rStyle w:val="Verwijzingopmerking"/>
        </w:rPr>
        <w:annotationRef/>
      </w:r>
      <w:r>
        <w:t>Niet behandeld dus flauwe vraag?</w:t>
      </w:r>
    </w:p>
  </w:comment>
  <w:comment w:id="26" w:author="Faber, H." w:date="2017-10-11T17:15:00Z" w:initials="FH">
    <w:p w14:paraId="0B1581B0" w14:textId="61FE8FE5" w:rsidR="008B3DDD" w:rsidRDefault="008B3DDD">
      <w:pPr>
        <w:pStyle w:val="Tekstopmerking"/>
      </w:pPr>
      <w:r>
        <w:rPr>
          <w:rStyle w:val="Verwijzingopmerking"/>
        </w:rPr>
        <w:annotationRef/>
      </w:r>
      <w:r>
        <w:t>Onduidelijke vraag</w:t>
      </w:r>
    </w:p>
  </w:comment>
  <w:comment w:id="31" w:author="Faber, H." w:date="2017-10-23T09:27:00Z" w:initials="FH">
    <w:p w14:paraId="3446D457" w14:textId="4E604630" w:rsidR="008B3DDD" w:rsidRDefault="008B3DDD">
      <w:pPr>
        <w:pStyle w:val="Tekstopmerking"/>
      </w:pPr>
      <w:r>
        <w:rPr>
          <w:rStyle w:val="Verwijzingopmerking"/>
        </w:rPr>
        <w:annotationRef/>
      </w:r>
      <w:r>
        <w:t>Je behandelt die operators als dingen op zich. Daardoor snapt een student niet hoe die dat ooit zou moeten gebruiken en zal de motivatie verliezen. Als je ze in een if gebruikt, is het meteen veel minder abstract.</w:t>
      </w:r>
    </w:p>
  </w:comment>
  <w:comment w:id="37" w:author="Faber, H." w:date="2017-10-23T09:35:00Z" w:initials="FH">
    <w:p w14:paraId="757974BF" w14:textId="174FC6E3" w:rsidR="008B3DDD" w:rsidRDefault="008B3DDD">
      <w:pPr>
        <w:pStyle w:val="Tekstopmerking"/>
      </w:pPr>
      <w:r>
        <w:rPr>
          <w:rStyle w:val="Verwijzingopmerking"/>
        </w:rPr>
        <w:annotationRef/>
      </w:r>
      <w:r>
        <w:t>Het duurt te lang voordat er een oefeningetje komt waarmee ze zelf wat moeten doen</w:t>
      </w:r>
    </w:p>
  </w:comment>
  <w:comment w:id="41" w:author="Gebruiker" w:date="2017-10-24T17:22:00Z" w:initials="G">
    <w:p w14:paraId="1CE100C1" w14:textId="72905DFD" w:rsidR="008B3DDD" w:rsidRDefault="008B3DDD">
      <w:pPr>
        <w:pStyle w:val="Tekstopmerking"/>
      </w:pPr>
      <w:r>
        <w:rPr>
          <w:rStyle w:val="Verwijzingopmerking"/>
        </w:rPr>
        <w:annotationRef/>
      </w:r>
      <w:r>
        <w:t>Vragen bij verzinnen</w:t>
      </w:r>
    </w:p>
  </w:comment>
  <w:comment w:id="63" w:author="Gebruiker" w:date="2017-11-02T17:50:00Z" w:initials="G">
    <w:p w14:paraId="76112DD6" w14:textId="139092AD" w:rsidR="00A77D38" w:rsidRDefault="00A77D38">
      <w:pPr>
        <w:pStyle w:val="Tekstopmerking"/>
      </w:pPr>
      <w:r>
        <w:rPr>
          <w:rStyle w:val="Verwijzingopmerking"/>
        </w:rPr>
        <w:annotationRef/>
      </w:r>
      <w:r>
        <w:t>Hier moeten veel meer voorbeelden bij die lijken op de weekeindoprachten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0F6CC6B" w15:done="0"/>
  <w15:commentEx w15:paraId="378F65D2" w15:done="0"/>
  <w15:commentEx w15:paraId="73F61B1B" w15:done="0"/>
  <w15:commentEx w15:paraId="05A7E392" w15:done="0"/>
  <w15:commentEx w15:paraId="0B1581B0" w15:done="0"/>
  <w15:commentEx w15:paraId="3446D457" w15:done="0"/>
  <w15:commentEx w15:paraId="757974BF" w15:done="0"/>
  <w15:commentEx w15:paraId="1CE100C1" w15:done="0"/>
  <w15:commentEx w15:paraId="76112DD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A3E55B" w14:textId="77777777" w:rsidR="00135CF1" w:rsidRDefault="00135CF1" w:rsidP="0004441A">
      <w:pPr>
        <w:spacing w:after="0" w:line="240" w:lineRule="auto"/>
      </w:pPr>
      <w:r>
        <w:separator/>
      </w:r>
    </w:p>
  </w:endnote>
  <w:endnote w:type="continuationSeparator" w:id="0">
    <w:p w14:paraId="69C5446C" w14:textId="77777777" w:rsidR="00135CF1" w:rsidRDefault="00135CF1"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EC9E4" w14:textId="77777777" w:rsidR="008B3DDD" w:rsidRPr="00870358" w:rsidRDefault="00135CF1" w:rsidP="00673EB6">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rPr>
    </w:pPr>
    <w:sdt>
      <w:sdtPr>
        <w:rPr>
          <w:color w:val="808080" w:themeColor="background1" w:themeShade="80"/>
          <w:sz w:val="18"/>
        </w:rPr>
        <w:alias w:val="Titel"/>
        <w:tag w:val=""/>
        <w:id w:val="826319368"/>
        <w:placeholder>
          <w:docPart w:val="5C8516D2B2044C94A246F08F3FB591B9"/>
        </w:placeholder>
        <w:dataBinding w:prefixMappings="xmlns:ns0='http://purl.org/dc/elements/1.1/' xmlns:ns1='http://schemas.openxmlformats.org/package/2006/metadata/core-properties' " w:xpath="/ns1:coreProperties[1]/ns0:title[1]" w:storeItemID="{6C3C8BC8-F283-45AE-878A-BAB7291924A1}"/>
        <w:text/>
      </w:sdtPr>
      <w:sdtEndPr/>
      <w:sdtContent>
        <w:r w:rsidR="008B3DDD" w:rsidRPr="00870358">
          <w:rPr>
            <w:color w:val="808080" w:themeColor="background1" w:themeShade="80"/>
            <w:sz w:val="18"/>
          </w:rPr>
          <w:t>Biostatica</w:t>
        </w:r>
      </w:sdtContent>
    </w:sdt>
    <w:r w:rsidR="008B3DDD" w:rsidRPr="00870358">
      <w:rPr>
        <w:color w:val="808080" w:themeColor="background1" w:themeShade="80"/>
        <w:sz w:val="18"/>
      </w:rPr>
      <w:t>-</w:t>
    </w:r>
    <w:sdt>
      <w:sdtPr>
        <w:rPr>
          <w:color w:val="808080" w:themeColor="background1" w:themeShade="80"/>
          <w:sz w:val="18"/>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EndPr/>
      <w:sdtContent>
        <w:r w:rsidR="008B3DDD">
          <w:rPr>
            <w:color w:val="808080" w:themeColor="background1" w:themeShade="80"/>
            <w:sz w:val="18"/>
          </w:rPr>
          <w:t>Matlab Wk2.2</w:t>
        </w:r>
      </w:sdtContent>
    </w:sdt>
    <w:r w:rsidR="008B3DDD" w:rsidRPr="00870358">
      <w:rPr>
        <w:color w:val="808080" w:themeColor="background1" w:themeShade="80"/>
        <w:sz w:val="18"/>
      </w:rPr>
      <w:t xml:space="preserve">   | </w:t>
    </w:r>
    <w:sdt>
      <w:sdtPr>
        <w:rPr>
          <w:color w:val="808080" w:themeColor="background1" w:themeShade="80"/>
          <w:sz w:val="18"/>
        </w:rPr>
        <w:alias w:val="Auteur"/>
        <w:tag w:val=""/>
        <w:id w:val="1542240977"/>
        <w:placeholder>
          <w:docPart w:val="8975DBAEF987414A980E5A80FF44F1D9"/>
        </w:placeholder>
        <w:dataBinding w:prefixMappings="xmlns:ns0='http://purl.org/dc/elements/1.1/' xmlns:ns1='http://schemas.openxmlformats.org/package/2006/metadata/core-properties' " w:xpath="/ns1:coreProperties[1]/ns0:creator[1]" w:storeItemID="{6C3C8BC8-F283-45AE-878A-BAB7291924A1}"/>
        <w:text/>
      </w:sdtPr>
      <w:sdtEndPr/>
      <w:sdtContent>
        <w:r w:rsidR="008B3DDD" w:rsidRPr="00870358">
          <w:rPr>
            <w:color w:val="808080" w:themeColor="background1" w:themeShade="80"/>
            <w:sz w:val="18"/>
          </w:rPr>
          <w:t>Door Mark Schrauwen en Alistair Vardy</w:t>
        </w:r>
      </w:sdtContent>
    </w:sdt>
    <w:r w:rsidR="008B3DDD" w:rsidRPr="00870358">
      <w:rPr>
        <w:color w:val="808080" w:themeColor="background1" w:themeShade="80"/>
        <w:sz w:val="18"/>
      </w:rPr>
      <w:t xml:space="preserve">  |  Pagina  </w:t>
    </w:r>
    <w:r w:rsidR="008B3DDD" w:rsidRPr="00870358">
      <w:rPr>
        <w:color w:val="808080" w:themeColor="background1" w:themeShade="80"/>
        <w:sz w:val="18"/>
      </w:rPr>
      <w:fldChar w:fldCharType="begin"/>
    </w:r>
    <w:r w:rsidR="008B3DDD" w:rsidRPr="00870358">
      <w:rPr>
        <w:color w:val="808080" w:themeColor="background1" w:themeShade="80"/>
        <w:sz w:val="18"/>
      </w:rPr>
      <w:instrText xml:space="preserve"> PAGE   \* MERGEFORMAT </w:instrText>
    </w:r>
    <w:r w:rsidR="008B3DDD" w:rsidRPr="00870358">
      <w:rPr>
        <w:color w:val="808080" w:themeColor="background1" w:themeShade="80"/>
        <w:sz w:val="18"/>
      </w:rPr>
      <w:fldChar w:fldCharType="separate"/>
    </w:r>
    <w:r w:rsidR="00C26B2F">
      <w:rPr>
        <w:noProof/>
        <w:color w:val="808080" w:themeColor="background1" w:themeShade="80"/>
        <w:sz w:val="18"/>
      </w:rPr>
      <w:t>20</w:t>
    </w:r>
    <w:r w:rsidR="008B3DDD" w:rsidRPr="00870358">
      <w:rPr>
        <w:color w:val="808080" w:themeColor="background1" w:themeShade="80"/>
        <w:sz w:val="18"/>
      </w:rPr>
      <w:fldChar w:fldCharType="end"/>
    </w:r>
  </w:p>
  <w:p w14:paraId="37A40685" w14:textId="77777777" w:rsidR="008B3DDD" w:rsidRDefault="008B3DDD">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9B6AFF" w14:textId="77777777" w:rsidR="00135CF1" w:rsidRDefault="00135CF1" w:rsidP="0004441A">
      <w:pPr>
        <w:spacing w:after="0" w:line="240" w:lineRule="auto"/>
      </w:pPr>
      <w:r>
        <w:separator/>
      </w:r>
    </w:p>
  </w:footnote>
  <w:footnote w:type="continuationSeparator" w:id="0">
    <w:p w14:paraId="2D45C4A4" w14:textId="77777777" w:rsidR="00135CF1" w:rsidRDefault="00135CF1" w:rsidP="0004441A">
      <w:pPr>
        <w:spacing w:after="0" w:line="240" w:lineRule="auto"/>
      </w:pPr>
      <w:r>
        <w:continuationSeparator/>
      </w:r>
    </w:p>
  </w:footnote>
  <w:footnote w:id="1">
    <w:p w14:paraId="055ADB6D" w14:textId="77777777" w:rsidR="008B3DDD" w:rsidRPr="00FC41F8" w:rsidRDefault="008B3DDD">
      <w:pPr>
        <w:pStyle w:val="Voetnoottekst"/>
      </w:pPr>
      <w:r>
        <w:rPr>
          <w:rStyle w:val="Voetnootmarkering"/>
        </w:rPr>
        <w:footnoteRef/>
      </w:r>
      <w:r>
        <w:t xml:space="preserve"> </w:t>
      </w:r>
      <w:r w:rsidRPr="00FC41F8">
        <w:t>Voortaan als je ergens het woord functies ziet staan dan bedoe</w:t>
      </w:r>
      <w:r>
        <w:t>len wij altijd Matlab functies</w:t>
      </w:r>
      <w:r w:rsidRPr="00FC41F8">
        <w:t>.</w:t>
      </w:r>
    </w:p>
  </w:footnote>
  <w:footnote w:id="2">
    <w:p w14:paraId="09A0AACF" w14:textId="77777777" w:rsidR="008B3DDD" w:rsidRPr="00D5311D" w:rsidRDefault="008B3DDD">
      <w:pPr>
        <w:pStyle w:val="Voetnoottekst"/>
      </w:pPr>
      <w:r>
        <w:rPr>
          <w:rStyle w:val="Voetnootmarkering"/>
        </w:rPr>
        <w:footnoteRef/>
      </w:r>
      <w:r>
        <w:t xml:space="preserve"> </w:t>
      </w:r>
      <w:r w:rsidRPr="00D5311D">
        <w:t>Vaak kan op een plek waar ‘vector’ is geschreven ook ‘variabele’ worden geschreven. Zoals in dit geval.</w:t>
      </w:r>
    </w:p>
  </w:footnote>
  <w:footnote w:id="3">
    <w:p w14:paraId="6ECA19DD" w14:textId="00D9BD6D" w:rsidR="008B3DDD" w:rsidRPr="00712B65" w:rsidRDefault="008B3DDD">
      <w:pPr>
        <w:pStyle w:val="Voetnoottekst"/>
      </w:pPr>
      <w:r>
        <w:rPr>
          <w:rStyle w:val="Voetnootmarkering"/>
        </w:rPr>
        <w:footnoteRef/>
      </w:r>
      <w:r>
        <w:t xml:space="preserve"> </w:t>
      </w:r>
      <w:r w:rsidRPr="00712B65">
        <w:t xml:space="preserve">Evalueren betekent dat </w:t>
      </w:r>
      <w:r>
        <w:t>de test wordt uitgevoerd. Het resultaat is dan een waar of onwaar.</w:t>
      </w:r>
    </w:p>
  </w:footnote>
  <w:footnote w:id="4">
    <w:p w14:paraId="73C5823D" w14:textId="77777777" w:rsidR="008B3DDD" w:rsidRPr="00D5311D" w:rsidRDefault="008B3DDD">
      <w:pPr>
        <w:pStyle w:val="Voetnoottekst"/>
      </w:pPr>
      <w:r>
        <w:rPr>
          <w:rStyle w:val="Voetnootmarkering"/>
        </w:rPr>
        <w:footnoteRef/>
      </w:r>
      <w:r>
        <w:t xml:space="preserve"> Er is geen verschil.</w:t>
      </w:r>
    </w:p>
  </w:footnote>
  <w:footnote w:id="5">
    <w:p w14:paraId="780E6802" w14:textId="1D0F5F19" w:rsidR="008B3DDD" w:rsidRPr="00B93989" w:rsidRDefault="008B3DDD">
      <w:pPr>
        <w:pStyle w:val="Voetnoottekst"/>
      </w:pPr>
      <w:r>
        <w:rPr>
          <w:rStyle w:val="Voetnootmarkering"/>
        </w:rPr>
        <w:footnoteRef/>
      </w:r>
      <w:r>
        <w:t xml:space="preserve"> Je kunt natuurlijk ook de isequal() functie van Matlab gebruiken.</w:t>
      </w:r>
    </w:p>
  </w:footnote>
  <w:footnote w:id="6">
    <w:p w14:paraId="7B226374" w14:textId="77777777" w:rsidR="008B3DDD" w:rsidRDefault="008B3DDD">
      <w:pPr>
        <w:pStyle w:val="Voetnoottekst"/>
      </w:pPr>
      <w:r>
        <w:rPr>
          <w:rStyle w:val="Voetnootmarkering"/>
        </w:rPr>
        <w:footnoteRef/>
      </w:r>
      <w:r>
        <w:t xml:space="preserve"> Van Mark Schrauwen en Alistair Vardy</w:t>
      </w:r>
    </w:p>
  </w:footnote>
  <w:footnote w:id="7">
    <w:p w14:paraId="714E5EBC" w14:textId="77777777" w:rsidR="008B3DDD" w:rsidRPr="00D5311D" w:rsidRDefault="008B3DDD">
      <w:pPr>
        <w:pStyle w:val="Voetnoottekst"/>
      </w:pPr>
      <w:r>
        <w:rPr>
          <w:rStyle w:val="Voetnootmarkering"/>
        </w:rPr>
        <w:footnoteRef/>
      </w:r>
      <w:r>
        <w:t xml:space="preserve"> </w:t>
      </w:r>
      <w:r w:rsidRPr="00D5311D">
        <w:t>C=2</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63C55"/>
    <w:multiLevelType w:val="hybridMultilevel"/>
    <w:tmpl w:val="A552E1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F6E1253"/>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1477F7D"/>
    <w:multiLevelType w:val="hybridMultilevel"/>
    <w:tmpl w:val="89586A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1F355D7"/>
    <w:multiLevelType w:val="multilevel"/>
    <w:tmpl w:val="CE701B2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23F1EC5"/>
    <w:multiLevelType w:val="multilevel"/>
    <w:tmpl w:val="CE701B2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BED79FD"/>
    <w:multiLevelType w:val="hybridMultilevel"/>
    <w:tmpl w:val="6AFCA7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DC0124B"/>
    <w:multiLevelType w:val="hybridMultilevel"/>
    <w:tmpl w:val="01A435CC"/>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AB52504"/>
    <w:multiLevelType w:val="hybridMultilevel"/>
    <w:tmpl w:val="84BA7680"/>
    <w:lvl w:ilvl="0" w:tplc="04130011">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9" w15:restartNumberingAfterBreak="0">
    <w:nsid w:val="30155D67"/>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AEB0DA6"/>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3BCC43D6"/>
    <w:multiLevelType w:val="hybridMultilevel"/>
    <w:tmpl w:val="707A5A0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DBE5CF4"/>
    <w:multiLevelType w:val="hybridMultilevel"/>
    <w:tmpl w:val="6E6A75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ED95870"/>
    <w:multiLevelType w:val="multilevel"/>
    <w:tmpl w:val="09AA1FA2"/>
    <w:lvl w:ilvl="0">
      <w:start w:val="1"/>
      <w:numFmt w:val="upperRoman"/>
      <w:lvlText w:val="%1."/>
      <w:lvlJc w:val="righ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3EFD402C"/>
    <w:multiLevelType w:val="multilevel"/>
    <w:tmpl w:val="04130025"/>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5"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424B6EF9"/>
    <w:multiLevelType w:val="multilevel"/>
    <w:tmpl w:val="CC3A7C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3346C02"/>
    <w:multiLevelType w:val="hybridMultilevel"/>
    <w:tmpl w:val="00D686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376397E"/>
    <w:multiLevelType w:val="hybridMultilevel"/>
    <w:tmpl w:val="A6B273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6BE23E3"/>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48EF3C26"/>
    <w:multiLevelType w:val="multilevel"/>
    <w:tmpl w:val="80BAE4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BED14B8"/>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5A646802"/>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6636045F"/>
    <w:multiLevelType w:val="multilevel"/>
    <w:tmpl w:val="A336BF68"/>
    <w:lvl w:ilvl="0">
      <w:start w:val="1"/>
      <w:numFmt w:val="upperRoman"/>
      <w:lvlText w:val="%1."/>
      <w:lvlJc w:val="left"/>
      <w:pPr>
        <w:tabs>
          <w:tab w:val="num" w:pos="720"/>
        </w:tabs>
        <w:ind w:left="720" w:hanging="360"/>
      </w:pPr>
    </w:lvl>
    <w:lvl w:ilvl="1">
      <w:start w:val="1"/>
      <w:numFmt w:val="upperRoman"/>
      <w:lvlText w:val="%2."/>
      <w:lvlJc w:val="left"/>
      <w:pPr>
        <w:tabs>
          <w:tab w:val="num" w:pos="1080"/>
        </w:tabs>
        <w:ind w:left="1080" w:hanging="360"/>
      </w:pPr>
    </w:lvl>
    <w:lvl w:ilvl="2">
      <w:start w:val="1"/>
      <w:numFmt w:val="upperRoman"/>
      <w:lvlText w:val="%3."/>
      <w:lvlJc w:val="left"/>
      <w:pPr>
        <w:tabs>
          <w:tab w:val="num" w:pos="1440"/>
        </w:tabs>
        <w:ind w:left="1440" w:hanging="360"/>
      </w:pPr>
    </w:lvl>
    <w:lvl w:ilvl="3">
      <w:start w:val="1"/>
      <w:numFmt w:val="upperRoman"/>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31" w15:restartNumberingAfterBreak="0">
    <w:nsid w:val="6A5D3B20"/>
    <w:multiLevelType w:val="hybridMultilevel"/>
    <w:tmpl w:val="0A72FB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75174E55"/>
    <w:multiLevelType w:val="multilevel"/>
    <w:tmpl w:val="C45EC15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769F7C33"/>
    <w:multiLevelType w:val="hybridMultilevel"/>
    <w:tmpl w:val="1BDE894E"/>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79823098"/>
    <w:multiLevelType w:val="hybridMultilevel"/>
    <w:tmpl w:val="3F947F22"/>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6"/>
  </w:num>
  <w:num w:numId="2">
    <w:abstractNumId w:val="25"/>
  </w:num>
  <w:num w:numId="3">
    <w:abstractNumId w:val="1"/>
  </w:num>
  <w:num w:numId="4">
    <w:abstractNumId w:val="29"/>
  </w:num>
  <w:num w:numId="5">
    <w:abstractNumId w:val="20"/>
  </w:num>
  <w:num w:numId="6">
    <w:abstractNumId w:val="18"/>
  </w:num>
  <w:num w:numId="7">
    <w:abstractNumId w:val="32"/>
  </w:num>
  <w:num w:numId="8">
    <w:abstractNumId w:val="19"/>
  </w:num>
  <w:num w:numId="9">
    <w:abstractNumId w:val="27"/>
  </w:num>
  <w:num w:numId="10">
    <w:abstractNumId w:val="35"/>
  </w:num>
  <w:num w:numId="11">
    <w:abstractNumId w:val="15"/>
  </w:num>
  <w:num w:numId="12">
    <w:abstractNumId w:val="26"/>
  </w:num>
  <w:num w:numId="13">
    <w:abstractNumId w:val="17"/>
  </w:num>
  <w:num w:numId="14">
    <w:abstractNumId w:val="24"/>
  </w:num>
  <w:num w:numId="15">
    <w:abstractNumId w:val="16"/>
  </w:num>
  <w:num w:numId="16">
    <w:abstractNumId w:val="30"/>
  </w:num>
  <w:num w:numId="17">
    <w:abstractNumId w:val="0"/>
  </w:num>
  <w:num w:numId="18">
    <w:abstractNumId w:val="23"/>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3"/>
  </w:num>
  <w:num w:numId="22">
    <w:abstractNumId w:val="12"/>
  </w:num>
  <w:num w:numId="23">
    <w:abstractNumId w:val="4"/>
  </w:num>
  <w:num w:numId="24">
    <w:abstractNumId w:val="5"/>
  </w:num>
  <w:num w:numId="25">
    <w:abstractNumId w:val="13"/>
  </w:num>
  <w:num w:numId="26">
    <w:abstractNumId w:val="33"/>
  </w:num>
  <w:num w:numId="27">
    <w:abstractNumId w:val="2"/>
  </w:num>
  <w:num w:numId="28">
    <w:abstractNumId w:val="8"/>
  </w:num>
  <w:num w:numId="29">
    <w:abstractNumId w:val="10"/>
  </w:num>
  <w:num w:numId="30">
    <w:abstractNumId w:val="22"/>
  </w:num>
  <w:num w:numId="31">
    <w:abstractNumId w:val="9"/>
  </w:num>
  <w:num w:numId="32">
    <w:abstractNumId w:val="14"/>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1"/>
  </w:num>
  <w:num w:numId="35">
    <w:abstractNumId w:val="34"/>
  </w:num>
  <w:num w:numId="36">
    <w:abstractNumId w:val="7"/>
  </w:num>
  <w:num w:numId="37">
    <w:abstractNumId w:val="11"/>
  </w:num>
  <w:num w:numId="38">
    <w:abstractNumId w:val="28"/>
  </w:num>
  <w:num w:numId="39">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aber, H.">
    <w15:presenceInfo w15:providerId="AD" w15:userId="S-1-5-21-436374069-1078145449-854245398-4962"/>
  </w15:person>
  <w15:person w15:author="Gebruiker">
    <w15:presenceInfo w15:providerId="None" w15:userId="Gebrui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01334"/>
    <w:rsid w:val="00014811"/>
    <w:rsid w:val="00014A5B"/>
    <w:rsid w:val="00020D4F"/>
    <w:rsid w:val="000245F1"/>
    <w:rsid w:val="000255C8"/>
    <w:rsid w:val="00025D78"/>
    <w:rsid w:val="00036220"/>
    <w:rsid w:val="000425CA"/>
    <w:rsid w:val="0004441A"/>
    <w:rsid w:val="00045580"/>
    <w:rsid w:val="0005129E"/>
    <w:rsid w:val="000527CB"/>
    <w:rsid w:val="00065325"/>
    <w:rsid w:val="00074B43"/>
    <w:rsid w:val="00081B1E"/>
    <w:rsid w:val="00095A40"/>
    <w:rsid w:val="000C1B4B"/>
    <w:rsid w:val="000C582E"/>
    <w:rsid w:val="000D08E3"/>
    <w:rsid w:val="000E1B94"/>
    <w:rsid w:val="000F63B8"/>
    <w:rsid w:val="000F7AB1"/>
    <w:rsid w:val="00105037"/>
    <w:rsid w:val="00105F17"/>
    <w:rsid w:val="00110879"/>
    <w:rsid w:val="00111A1D"/>
    <w:rsid w:val="00122395"/>
    <w:rsid w:val="001273B8"/>
    <w:rsid w:val="00127F5C"/>
    <w:rsid w:val="00130B33"/>
    <w:rsid w:val="00135B02"/>
    <w:rsid w:val="00135CF1"/>
    <w:rsid w:val="00135EE6"/>
    <w:rsid w:val="00150B0A"/>
    <w:rsid w:val="00155338"/>
    <w:rsid w:val="00170C37"/>
    <w:rsid w:val="001715FB"/>
    <w:rsid w:val="00173B17"/>
    <w:rsid w:val="00190EA5"/>
    <w:rsid w:val="001A17DF"/>
    <w:rsid w:val="001A6815"/>
    <w:rsid w:val="001A756A"/>
    <w:rsid w:val="001B042F"/>
    <w:rsid w:val="001C26ED"/>
    <w:rsid w:val="001E02E7"/>
    <w:rsid w:val="001E1CA7"/>
    <w:rsid w:val="001E26A2"/>
    <w:rsid w:val="001F17D9"/>
    <w:rsid w:val="001F2123"/>
    <w:rsid w:val="00206E3D"/>
    <w:rsid w:val="002146AF"/>
    <w:rsid w:val="0022264B"/>
    <w:rsid w:val="002578A5"/>
    <w:rsid w:val="00260130"/>
    <w:rsid w:val="00263C46"/>
    <w:rsid w:val="00282EC8"/>
    <w:rsid w:val="00285575"/>
    <w:rsid w:val="0028740D"/>
    <w:rsid w:val="0029475F"/>
    <w:rsid w:val="002A428A"/>
    <w:rsid w:val="002B57DA"/>
    <w:rsid w:val="002C175D"/>
    <w:rsid w:val="002C63E2"/>
    <w:rsid w:val="002C6C1C"/>
    <w:rsid w:val="002D3F72"/>
    <w:rsid w:val="002D4702"/>
    <w:rsid w:val="002D4CC6"/>
    <w:rsid w:val="002F5BF6"/>
    <w:rsid w:val="00302E4D"/>
    <w:rsid w:val="00310801"/>
    <w:rsid w:val="00317D54"/>
    <w:rsid w:val="00326B3F"/>
    <w:rsid w:val="00331013"/>
    <w:rsid w:val="00336AEC"/>
    <w:rsid w:val="00352926"/>
    <w:rsid w:val="00353F5C"/>
    <w:rsid w:val="0037626E"/>
    <w:rsid w:val="00383423"/>
    <w:rsid w:val="0038735C"/>
    <w:rsid w:val="003B1726"/>
    <w:rsid w:val="003B5D81"/>
    <w:rsid w:val="003D2F90"/>
    <w:rsid w:val="003F0372"/>
    <w:rsid w:val="003F19DA"/>
    <w:rsid w:val="003F606B"/>
    <w:rsid w:val="003F76A1"/>
    <w:rsid w:val="00411875"/>
    <w:rsid w:val="00417182"/>
    <w:rsid w:val="0041784A"/>
    <w:rsid w:val="0042300B"/>
    <w:rsid w:val="00436096"/>
    <w:rsid w:val="00440FE1"/>
    <w:rsid w:val="00471E14"/>
    <w:rsid w:val="00482136"/>
    <w:rsid w:val="004949B9"/>
    <w:rsid w:val="00494B76"/>
    <w:rsid w:val="004962CB"/>
    <w:rsid w:val="004A42E0"/>
    <w:rsid w:val="004B2D17"/>
    <w:rsid w:val="004B2FDC"/>
    <w:rsid w:val="004B61AF"/>
    <w:rsid w:val="004C0C34"/>
    <w:rsid w:val="004D00DB"/>
    <w:rsid w:val="004D689A"/>
    <w:rsid w:val="004F4AC9"/>
    <w:rsid w:val="005058DF"/>
    <w:rsid w:val="00506DF7"/>
    <w:rsid w:val="00510DFD"/>
    <w:rsid w:val="005160C3"/>
    <w:rsid w:val="0051686B"/>
    <w:rsid w:val="005315F9"/>
    <w:rsid w:val="0054529B"/>
    <w:rsid w:val="005463A5"/>
    <w:rsid w:val="00571943"/>
    <w:rsid w:val="005760D6"/>
    <w:rsid w:val="005921D0"/>
    <w:rsid w:val="0059506E"/>
    <w:rsid w:val="005A792A"/>
    <w:rsid w:val="005B0FED"/>
    <w:rsid w:val="005B12A1"/>
    <w:rsid w:val="005B3979"/>
    <w:rsid w:val="005B580B"/>
    <w:rsid w:val="005C1873"/>
    <w:rsid w:val="005E4667"/>
    <w:rsid w:val="005F1316"/>
    <w:rsid w:val="005F5B3C"/>
    <w:rsid w:val="00601E05"/>
    <w:rsid w:val="00610742"/>
    <w:rsid w:val="0061451E"/>
    <w:rsid w:val="006145B9"/>
    <w:rsid w:val="0062425D"/>
    <w:rsid w:val="00637F61"/>
    <w:rsid w:val="00640050"/>
    <w:rsid w:val="00646172"/>
    <w:rsid w:val="0065335F"/>
    <w:rsid w:val="00673EB6"/>
    <w:rsid w:val="00676F14"/>
    <w:rsid w:val="00677EED"/>
    <w:rsid w:val="006A3ED2"/>
    <w:rsid w:val="006A51C4"/>
    <w:rsid w:val="006B2C0D"/>
    <w:rsid w:val="006D1D04"/>
    <w:rsid w:val="006E00C0"/>
    <w:rsid w:val="006E3A2F"/>
    <w:rsid w:val="006F1A69"/>
    <w:rsid w:val="006F303E"/>
    <w:rsid w:val="006F67AB"/>
    <w:rsid w:val="00700540"/>
    <w:rsid w:val="00707C47"/>
    <w:rsid w:val="0071285A"/>
    <w:rsid w:val="00712B65"/>
    <w:rsid w:val="00720E15"/>
    <w:rsid w:val="007219CF"/>
    <w:rsid w:val="00721D6D"/>
    <w:rsid w:val="00723038"/>
    <w:rsid w:val="00737465"/>
    <w:rsid w:val="0075020A"/>
    <w:rsid w:val="00752678"/>
    <w:rsid w:val="00763BC4"/>
    <w:rsid w:val="00774B96"/>
    <w:rsid w:val="007850B5"/>
    <w:rsid w:val="00796233"/>
    <w:rsid w:val="007A0FC0"/>
    <w:rsid w:val="007A26C6"/>
    <w:rsid w:val="007B2396"/>
    <w:rsid w:val="007E331A"/>
    <w:rsid w:val="007E6004"/>
    <w:rsid w:val="007E77A3"/>
    <w:rsid w:val="007F1AE9"/>
    <w:rsid w:val="007F2EEF"/>
    <w:rsid w:val="007F653E"/>
    <w:rsid w:val="00844820"/>
    <w:rsid w:val="00862851"/>
    <w:rsid w:val="00863647"/>
    <w:rsid w:val="00870358"/>
    <w:rsid w:val="00877C6C"/>
    <w:rsid w:val="008946AF"/>
    <w:rsid w:val="008B086B"/>
    <w:rsid w:val="008B3DDD"/>
    <w:rsid w:val="008C3BBF"/>
    <w:rsid w:val="008C5B95"/>
    <w:rsid w:val="008D661B"/>
    <w:rsid w:val="008E5F5D"/>
    <w:rsid w:val="008F10CC"/>
    <w:rsid w:val="00900E27"/>
    <w:rsid w:val="00902C38"/>
    <w:rsid w:val="00903860"/>
    <w:rsid w:val="00905034"/>
    <w:rsid w:val="00915D4B"/>
    <w:rsid w:val="0092797D"/>
    <w:rsid w:val="00947F70"/>
    <w:rsid w:val="0096230C"/>
    <w:rsid w:val="00986292"/>
    <w:rsid w:val="009920C1"/>
    <w:rsid w:val="00992BB0"/>
    <w:rsid w:val="009961A4"/>
    <w:rsid w:val="009A175C"/>
    <w:rsid w:val="009A29B2"/>
    <w:rsid w:val="009A5658"/>
    <w:rsid w:val="009B5319"/>
    <w:rsid w:val="009C0A46"/>
    <w:rsid w:val="009C2078"/>
    <w:rsid w:val="009C6218"/>
    <w:rsid w:val="009D3117"/>
    <w:rsid w:val="009E10C0"/>
    <w:rsid w:val="009E4785"/>
    <w:rsid w:val="009E5E75"/>
    <w:rsid w:val="009F4725"/>
    <w:rsid w:val="00A03169"/>
    <w:rsid w:val="00A03C32"/>
    <w:rsid w:val="00A26F93"/>
    <w:rsid w:val="00A32631"/>
    <w:rsid w:val="00A42E6F"/>
    <w:rsid w:val="00A450A9"/>
    <w:rsid w:val="00A57DE8"/>
    <w:rsid w:val="00A66BF2"/>
    <w:rsid w:val="00A774D1"/>
    <w:rsid w:val="00A77D38"/>
    <w:rsid w:val="00A8270F"/>
    <w:rsid w:val="00A82C75"/>
    <w:rsid w:val="00A83ECE"/>
    <w:rsid w:val="00A93BE1"/>
    <w:rsid w:val="00AA6F25"/>
    <w:rsid w:val="00AC3A5A"/>
    <w:rsid w:val="00AC4360"/>
    <w:rsid w:val="00AC4875"/>
    <w:rsid w:val="00AC7CFF"/>
    <w:rsid w:val="00AD11FC"/>
    <w:rsid w:val="00B02D6E"/>
    <w:rsid w:val="00B02E15"/>
    <w:rsid w:val="00B123DF"/>
    <w:rsid w:val="00B2416C"/>
    <w:rsid w:val="00B25471"/>
    <w:rsid w:val="00B35E09"/>
    <w:rsid w:val="00B42C65"/>
    <w:rsid w:val="00B44E9C"/>
    <w:rsid w:val="00B475B7"/>
    <w:rsid w:val="00B54F46"/>
    <w:rsid w:val="00B6570F"/>
    <w:rsid w:val="00B6639A"/>
    <w:rsid w:val="00B66A97"/>
    <w:rsid w:val="00B67276"/>
    <w:rsid w:val="00B7021B"/>
    <w:rsid w:val="00B80F75"/>
    <w:rsid w:val="00B93989"/>
    <w:rsid w:val="00B96107"/>
    <w:rsid w:val="00BA53F6"/>
    <w:rsid w:val="00BB74A9"/>
    <w:rsid w:val="00BC180B"/>
    <w:rsid w:val="00BC2E3D"/>
    <w:rsid w:val="00BC72EB"/>
    <w:rsid w:val="00BD2428"/>
    <w:rsid w:val="00BE3E29"/>
    <w:rsid w:val="00BF0C2A"/>
    <w:rsid w:val="00C13D34"/>
    <w:rsid w:val="00C2594A"/>
    <w:rsid w:val="00C26B2F"/>
    <w:rsid w:val="00C27BEB"/>
    <w:rsid w:val="00C30410"/>
    <w:rsid w:val="00C32918"/>
    <w:rsid w:val="00C46CAA"/>
    <w:rsid w:val="00C54556"/>
    <w:rsid w:val="00C73283"/>
    <w:rsid w:val="00C83E25"/>
    <w:rsid w:val="00C84673"/>
    <w:rsid w:val="00C87CB6"/>
    <w:rsid w:val="00C944D3"/>
    <w:rsid w:val="00CA0A47"/>
    <w:rsid w:val="00CB20AF"/>
    <w:rsid w:val="00CC2CE0"/>
    <w:rsid w:val="00CC5883"/>
    <w:rsid w:val="00CC5CDF"/>
    <w:rsid w:val="00CD2EBA"/>
    <w:rsid w:val="00CD3CD2"/>
    <w:rsid w:val="00CD7E7D"/>
    <w:rsid w:val="00CE0AB4"/>
    <w:rsid w:val="00CE1E32"/>
    <w:rsid w:val="00CF0201"/>
    <w:rsid w:val="00D0657B"/>
    <w:rsid w:val="00D17D3B"/>
    <w:rsid w:val="00D24437"/>
    <w:rsid w:val="00D26A79"/>
    <w:rsid w:val="00D276FB"/>
    <w:rsid w:val="00D31248"/>
    <w:rsid w:val="00D31327"/>
    <w:rsid w:val="00D37C5B"/>
    <w:rsid w:val="00D41049"/>
    <w:rsid w:val="00D42E36"/>
    <w:rsid w:val="00D44806"/>
    <w:rsid w:val="00D44CCB"/>
    <w:rsid w:val="00D5311D"/>
    <w:rsid w:val="00D62E6C"/>
    <w:rsid w:val="00D63CF3"/>
    <w:rsid w:val="00D6527E"/>
    <w:rsid w:val="00D67BDA"/>
    <w:rsid w:val="00D7045E"/>
    <w:rsid w:val="00D7525A"/>
    <w:rsid w:val="00D75B78"/>
    <w:rsid w:val="00D766E2"/>
    <w:rsid w:val="00D82E56"/>
    <w:rsid w:val="00D8372A"/>
    <w:rsid w:val="00DA2B67"/>
    <w:rsid w:val="00DC4130"/>
    <w:rsid w:val="00DD52A7"/>
    <w:rsid w:val="00DF5F1A"/>
    <w:rsid w:val="00DF611E"/>
    <w:rsid w:val="00E10A6A"/>
    <w:rsid w:val="00E13882"/>
    <w:rsid w:val="00E13F0D"/>
    <w:rsid w:val="00E33593"/>
    <w:rsid w:val="00E34A58"/>
    <w:rsid w:val="00E53F80"/>
    <w:rsid w:val="00E54A44"/>
    <w:rsid w:val="00E634A5"/>
    <w:rsid w:val="00EA54D9"/>
    <w:rsid w:val="00EA7CD5"/>
    <w:rsid w:val="00EC02AC"/>
    <w:rsid w:val="00EE3C74"/>
    <w:rsid w:val="00F002C7"/>
    <w:rsid w:val="00F029FC"/>
    <w:rsid w:val="00F0338D"/>
    <w:rsid w:val="00F04FC3"/>
    <w:rsid w:val="00F079AF"/>
    <w:rsid w:val="00F314F6"/>
    <w:rsid w:val="00F65854"/>
    <w:rsid w:val="00F777E7"/>
    <w:rsid w:val="00F95FEB"/>
    <w:rsid w:val="00FA143D"/>
    <w:rsid w:val="00FA47D0"/>
    <w:rsid w:val="00FB3FBF"/>
    <w:rsid w:val="00FC11AE"/>
    <w:rsid w:val="00FC263E"/>
    <w:rsid w:val="00FC41F8"/>
    <w:rsid w:val="00FD7923"/>
    <w:rsid w:val="00FE3D9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A05BDB"/>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D7525A"/>
  </w:style>
  <w:style w:type="paragraph" w:styleId="Kop1">
    <w:name w:val="heading 1"/>
    <w:basedOn w:val="Standaard"/>
    <w:next w:val="Standaard"/>
    <w:link w:val="Kop1Char"/>
    <w:uiPriority w:val="9"/>
    <w:qFormat/>
    <w:rsid w:val="004D00DB"/>
    <w:pPr>
      <w:keepNext/>
      <w:keepLines/>
      <w:numPr>
        <w:numId w:val="3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E3E29"/>
    <w:pPr>
      <w:keepNext/>
      <w:keepLines/>
      <w:numPr>
        <w:ilvl w:val="1"/>
        <w:numId w:val="32"/>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37C5B"/>
    <w:pPr>
      <w:keepNext/>
      <w:keepLines/>
      <w:numPr>
        <w:ilvl w:val="2"/>
        <w:numId w:val="32"/>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D766E2"/>
    <w:pPr>
      <w:keepNext/>
      <w:keepLines/>
      <w:numPr>
        <w:ilvl w:val="3"/>
        <w:numId w:val="32"/>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766E2"/>
    <w:pPr>
      <w:keepNext/>
      <w:keepLines/>
      <w:numPr>
        <w:ilvl w:val="4"/>
        <w:numId w:val="32"/>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766E2"/>
    <w:pPr>
      <w:keepNext/>
      <w:keepLines/>
      <w:numPr>
        <w:ilvl w:val="5"/>
        <w:numId w:val="32"/>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32"/>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3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766E2"/>
    <w:pPr>
      <w:keepNext/>
      <w:keepLines/>
      <w:numPr>
        <w:ilvl w:val="8"/>
        <w:numId w:val="3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uiPriority w:val="34"/>
    <w:qFormat/>
    <w:rsid w:val="004D00DB"/>
    <w:pPr>
      <w:ind w:left="720"/>
      <w:contextualSpacing/>
    </w:pPr>
  </w:style>
  <w:style w:type="character" w:customStyle="1" w:styleId="Kop1Char">
    <w:name w:val="Kop 1 Char"/>
    <w:basedOn w:val="Standaardalinea-lettertype"/>
    <w:link w:val="Kop1"/>
    <w:uiPriority w:val="9"/>
    <w:rsid w:val="004D00DB"/>
    <w:rPr>
      <w:rFonts w:asciiTheme="majorHAnsi" w:eastAsiaTheme="majorEastAsia" w:hAnsiTheme="majorHAnsi" w:cstheme="majorBidi"/>
      <w:color w:val="2E74B5" w:themeColor="accent1" w:themeShade="BF"/>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BE3E29"/>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D37C5B"/>
    <w:rPr>
      <w:rFonts w:asciiTheme="majorHAnsi" w:eastAsiaTheme="majorEastAsia" w:hAnsiTheme="majorHAnsi" w:cstheme="majorBidi"/>
      <w:color w:val="1F4D78" w:themeColor="accent1" w:themeShade="7F"/>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2D4702"/>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870358"/>
    <w:pPr>
      <w:keepLines/>
      <w:tabs>
        <w:tab w:val="left" w:pos="1100"/>
        <w:tab w:val="left" w:pos="1760"/>
        <w:tab w:val="right" w:leader="dot" w:pos="9062"/>
      </w:tabs>
      <w:spacing w:after="0" w:line="240" w:lineRule="auto"/>
      <w:ind w:left="1100"/>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rsid w:val="00D766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766E2"/>
    <w:rPr>
      <w:rFonts w:asciiTheme="majorHAnsi" w:eastAsiaTheme="majorEastAsia" w:hAnsiTheme="majorHAnsi" w:cstheme="majorBidi"/>
      <w:i/>
      <w:iCs/>
      <w:color w:val="272727" w:themeColor="text1" w:themeTint="D8"/>
      <w:sz w:val="21"/>
      <w:szCs w:val="21"/>
    </w:rPr>
  </w:style>
  <w:style w:type="character" w:customStyle="1" w:styleId="Vermelding1">
    <w:name w:val="Vermelding1"/>
    <w:basedOn w:val="Standaardalinea-lettertype"/>
    <w:uiPriority w:val="99"/>
    <w:semiHidden/>
    <w:unhideWhenUsed/>
    <w:rsid w:val="00BC180B"/>
    <w:rPr>
      <w:color w:val="2B579A"/>
      <w:shd w:val="clear" w:color="auto" w:fill="E6E6E6"/>
    </w:rPr>
  </w:style>
  <w:style w:type="character" w:styleId="Verwijzingopmerking">
    <w:name w:val="annotation reference"/>
    <w:basedOn w:val="Standaardalinea-lettertype"/>
    <w:uiPriority w:val="99"/>
    <w:semiHidden/>
    <w:unhideWhenUsed/>
    <w:rsid w:val="00BB74A9"/>
    <w:rPr>
      <w:sz w:val="16"/>
      <w:szCs w:val="16"/>
    </w:rPr>
  </w:style>
  <w:style w:type="paragraph" w:styleId="Tekstopmerking">
    <w:name w:val="annotation text"/>
    <w:basedOn w:val="Standaard"/>
    <w:link w:val="TekstopmerkingChar"/>
    <w:uiPriority w:val="99"/>
    <w:semiHidden/>
    <w:unhideWhenUsed/>
    <w:rsid w:val="00BB74A9"/>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BB74A9"/>
    <w:rPr>
      <w:sz w:val="20"/>
      <w:szCs w:val="20"/>
    </w:rPr>
  </w:style>
  <w:style w:type="paragraph" w:styleId="Onderwerpvanopmerking">
    <w:name w:val="annotation subject"/>
    <w:basedOn w:val="Tekstopmerking"/>
    <w:next w:val="Tekstopmerking"/>
    <w:link w:val="OnderwerpvanopmerkingChar"/>
    <w:uiPriority w:val="99"/>
    <w:semiHidden/>
    <w:unhideWhenUsed/>
    <w:rsid w:val="00BB74A9"/>
    <w:rPr>
      <w:b/>
      <w:bCs/>
    </w:rPr>
  </w:style>
  <w:style w:type="character" w:customStyle="1" w:styleId="OnderwerpvanopmerkingChar">
    <w:name w:val="Onderwerp van opmerking Char"/>
    <w:basedOn w:val="TekstopmerkingChar"/>
    <w:link w:val="Onderwerpvanopmerking"/>
    <w:uiPriority w:val="99"/>
    <w:semiHidden/>
    <w:rsid w:val="00BB74A9"/>
    <w:rPr>
      <w:b/>
      <w:bCs/>
      <w:sz w:val="20"/>
      <w:szCs w:val="20"/>
    </w:rPr>
  </w:style>
  <w:style w:type="paragraph" w:styleId="Ballontekst">
    <w:name w:val="Balloon Text"/>
    <w:basedOn w:val="Standaard"/>
    <w:link w:val="BallontekstChar"/>
    <w:uiPriority w:val="99"/>
    <w:semiHidden/>
    <w:unhideWhenUsed/>
    <w:rsid w:val="00BB74A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BB74A9"/>
    <w:rPr>
      <w:rFonts w:ascii="Segoe UI" w:hAnsi="Segoe UI" w:cs="Segoe UI"/>
      <w:sz w:val="18"/>
      <w:szCs w:val="18"/>
    </w:rPr>
  </w:style>
  <w:style w:type="paragraph" w:customStyle="1" w:styleId="aMatlab">
    <w:name w:val="a_Matlab"/>
    <w:basedOn w:val="Standaard"/>
    <w:link w:val="aMatlabChar"/>
    <w:qFormat/>
    <w:rsid w:val="005921D0"/>
    <w:rPr>
      <w:rFonts w:ascii="Consolas" w:hAnsi="Consolas"/>
    </w:rPr>
  </w:style>
  <w:style w:type="character" w:customStyle="1" w:styleId="aMatlabChar">
    <w:name w:val="a_Matlab Char"/>
    <w:basedOn w:val="Standaardalinea-lettertype"/>
    <w:link w:val="aMatlab"/>
    <w:rsid w:val="005921D0"/>
    <w:rPr>
      <w:rFonts w:ascii="Consolas" w:hAnsi="Consolas"/>
    </w:rPr>
  </w:style>
  <w:style w:type="paragraph" w:customStyle="1" w:styleId="aO">
    <w:name w:val="a_O"/>
    <w:basedOn w:val="Standaard"/>
    <w:link w:val="aOChar"/>
    <w:qFormat/>
    <w:rsid w:val="00B93989"/>
    <w:rPr>
      <w:b/>
    </w:rPr>
  </w:style>
  <w:style w:type="paragraph" w:customStyle="1" w:styleId="aC">
    <w:name w:val="a_C"/>
    <w:basedOn w:val="Standaard"/>
    <w:link w:val="aCChar"/>
    <w:qFormat/>
    <w:rsid w:val="00B93989"/>
    <w:rPr>
      <w:rFonts w:ascii="Consolas" w:hAnsi="Consolas"/>
    </w:rPr>
  </w:style>
  <w:style w:type="character" w:customStyle="1" w:styleId="aOChar">
    <w:name w:val="a_O Char"/>
    <w:basedOn w:val="Standaardalinea-lettertype"/>
    <w:link w:val="aO"/>
    <w:rsid w:val="00B93989"/>
    <w:rPr>
      <w:b/>
    </w:rPr>
  </w:style>
  <w:style w:type="character" w:customStyle="1" w:styleId="aCChar">
    <w:name w:val="a_C Char"/>
    <w:basedOn w:val="Standaardalinea-lettertype"/>
    <w:link w:val="aC"/>
    <w:rsid w:val="00B93989"/>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8462888">
      <w:bodyDiv w:val="1"/>
      <w:marLeft w:val="0"/>
      <w:marRight w:val="0"/>
      <w:marTop w:val="0"/>
      <w:marBottom w:val="0"/>
      <w:divBdr>
        <w:top w:val="none" w:sz="0" w:space="0" w:color="auto"/>
        <w:left w:val="none" w:sz="0" w:space="0" w:color="auto"/>
        <w:bottom w:val="none" w:sz="0" w:space="0" w:color="auto"/>
        <w:right w:val="none" w:sz="0" w:space="0" w:color="auto"/>
      </w:divBdr>
    </w:div>
    <w:div w:id="1661498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nl.mathworks.com/help/matlab/ref/and.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www.bewegingstechnologie.com/weblinks/curr17/Biostatica/bitbucke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nl.mathworks.com/help/matlab/ref/or.html" TargetMode="External"/><Relationship Id="rId8" Type="http://schemas.openxmlformats.org/officeDocument/2006/relationships/image" Target="media/image1.jp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microsoft.com/office/2011/relationships/people" Target="peop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nl.mathworks.com/help/matlab/logical-operation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hyperlink" Target="mailto:mjschrau@hhs.nl"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C8516D2B2044C94A246F08F3FB591B9"/>
        <w:category>
          <w:name w:val="Algemeen"/>
          <w:gallery w:val="placeholder"/>
        </w:category>
        <w:types>
          <w:type w:val="bbPlcHdr"/>
        </w:types>
        <w:behaviors>
          <w:behavior w:val="content"/>
        </w:behaviors>
        <w:guid w:val="{FF614CDD-BF26-4720-B49E-3455254258E4}"/>
      </w:docPartPr>
      <w:docPartBody>
        <w:p w:rsidR="00F30640" w:rsidRDefault="003162B6" w:rsidP="003162B6">
          <w:pPr>
            <w:pStyle w:val="5C8516D2B2044C94A246F08F3FB591B9"/>
          </w:pPr>
          <w:r w:rsidRPr="0007486E">
            <w:rPr>
              <w:rStyle w:val="Tekstvantijdelijkeaanduiding"/>
            </w:rPr>
            <w:t>[Titel]</w:t>
          </w:r>
        </w:p>
      </w:docPartBody>
    </w:docPart>
    <w:docPart>
      <w:docPartPr>
        <w:name w:val="8975DBAEF987414A980E5A80FF44F1D9"/>
        <w:category>
          <w:name w:val="Algemeen"/>
          <w:gallery w:val="placeholder"/>
        </w:category>
        <w:types>
          <w:type w:val="bbPlcHdr"/>
        </w:types>
        <w:behaviors>
          <w:behavior w:val="content"/>
        </w:behaviors>
        <w:guid w:val="{E720BA00-8FC2-46E4-8F0B-ADA216C080C7}"/>
      </w:docPartPr>
      <w:docPartBody>
        <w:p w:rsidR="00F30640" w:rsidRDefault="003162B6" w:rsidP="003162B6">
          <w:pPr>
            <w:pStyle w:val="8975DBAEF987414A980E5A80FF44F1D9"/>
          </w:pPr>
          <w:r w:rsidRPr="0007486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D6E"/>
    <w:rsid w:val="00125945"/>
    <w:rsid w:val="001F561C"/>
    <w:rsid w:val="0021185F"/>
    <w:rsid w:val="003162B6"/>
    <w:rsid w:val="00344A33"/>
    <w:rsid w:val="0035331D"/>
    <w:rsid w:val="00375863"/>
    <w:rsid w:val="004873EE"/>
    <w:rsid w:val="004E2C61"/>
    <w:rsid w:val="005677A1"/>
    <w:rsid w:val="005921AF"/>
    <w:rsid w:val="007238AC"/>
    <w:rsid w:val="0098723D"/>
    <w:rsid w:val="009D7D6E"/>
    <w:rsid w:val="009F25CF"/>
    <w:rsid w:val="00A04B03"/>
    <w:rsid w:val="00A12FC0"/>
    <w:rsid w:val="00AE481A"/>
    <w:rsid w:val="00AF08C6"/>
    <w:rsid w:val="00AF44D8"/>
    <w:rsid w:val="00C011BF"/>
    <w:rsid w:val="00D93E5E"/>
    <w:rsid w:val="00E73E19"/>
    <w:rsid w:val="00F3064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D7D6E"/>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F30640"/>
    <w:rPr>
      <w:color w:val="808080"/>
    </w:rPr>
  </w:style>
  <w:style w:type="paragraph" w:customStyle="1" w:styleId="BEB9476318C44AA4A33FFB96AB5707D9">
    <w:name w:val="BEB9476318C44AA4A33FFB96AB5707D9"/>
    <w:rsid w:val="009D7D6E"/>
  </w:style>
  <w:style w:type="paragraph" w:customStyle="1" w:styleId="28EFC3C5D6BF483A972DF5FABA9ED528">
    <w:name w:val="28EFC3C5D6BF483A972DF5FABA9ED528"/>
    <w:rsid w:val="009D7D6E"/>
  </w:style>
  <w:style w:type="paragraph" w:customStyle="1" w:styleId="828C341EE9B04715B134BAE11D92670D">
    <w:name w:val="828C341EE9B04715B134BAE11D92670D"/>
    <w:rsid w:val="009D7D6E"/>
  </w:style>
  <w:style w:type="paragraph" w:customStyle="1" w:styleId="41B1B3C545B0478F9881BB450435E5B3">
    <w:name w:val="41B1B3C545B0478F9881BB450435E5B3"/>
    <w:rsid w:val="009D7D6E"/>
  </w:style>
  <w:style w:type="paragraph" w:customStyle="1" w:styleId="13CF16E240304E9A9D5172EADA4C994E">
    <w:name w:val="13CF16E240304E9A9D5172EADA4C994E"/>
    <w:rsid w:val="009D7D6E"/>
  </w:style>
  <w:style w:type="paragraph" w:customStyle="1" w:styleId="E7CD34DE641F48639D9C63660E09C348">
    <w:name w:val="E7CD34DE641F48639D9C63660E09C348"/>
    <w:rsid w:val="009D7D6E"/>
  </w:style>
  <w:style w:type="paragraph" w:customStyle="1" w:styleId="1EDDF051F2A34DDE86B00FDF69E44111">
    <w:name w:val="1EDDF051F2A34DDE86B00FDF69E44111"/>
    <w:rsid w:val="009D7D6E"/>
  </w:style>
  <w:style w:type="paragraph" w:customStyle="1" w:styleId="233F1305E3194D429863AE19FCA5C29E">
    <w:name w:val="233F1305E3194D429863AE19FCA5C29E"/>
    <w:rsid w:val="009D7D6E"/>
  </w:style>
  <w:style w:type="paragraph" w:customStyle="1" w:styleId="5C8516D2B2044C94A246F08F3FB591B9">
    <w:name w:val="5C8516D2B2044C94A246F08F3FB591B9"/>
    <w:rsid w:val="003162B6"/>
  </w:style>
  <w:style w:type="paragraph" w:customStyle="1" w:styleId="8975DBAEF987414A980E5A80FF44F1D9">
    <w:name w:val="8975DBAEF987414A980E5A80FF44F1D9"/>
    <w:rsid w:val="00316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63BC576C-285D-4377-9CC9-F0075128A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6097</Words>
  <Characters>33534</Characters>
  <Application>Microsoft Office Word</Application>
  <DocSecurity>0</DocSecurity>
  <Lines>279</Lines>
  <Paragraphs>79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Biostatica</vt:lpstr>
      <vt:lpstr>Biostatica</vt:lpstr>
    </vt:vector>
  </TitlesOfParts>
  <Company/>
  <LinksUpToDate>false</LinksUpToDate>
  <CharactersWithSpaces>39552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Mark Schrauwen en Alistair Vardy</dc:creator>
  <cp:keywords/>
  <dc:description/>
  <cp:lastModifiedBy>Gebruiker</cp:lastModifiedBy>
  <cp:revision>14</cp:revision>
  <cp:lastPrinted>2017-11-10T14:54:00Z</cp:lastPrinted>
  <dcterms:created xsi:type="dcterms:W3CDTF">2017-10-26T13:15:00Z</dcterms:created>
  <dcterms:modified xsi:type="dcterms:W3CDTF">2017-11-10T14:54:00Z</dcterms:modified>
  <cp:category>Matlab Wk2.2</cp:category>
</cp:coreProperties>
</file>